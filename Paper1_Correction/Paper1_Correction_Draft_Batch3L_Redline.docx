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del w:id="1" w:author="ChatGPT" w:date="2026-09-27T16:51:07Z">
        <w:r>
          <w:rPr>
            <w:rFonts w:eastAsia="Times New Roman" w:cs="Times New Roman"/>
            <w:szCs w:val="24"/>
          </w:rPr>
          <w:delText>Reliability is enforced by ten execution controls (A1–A10):</w:delText>
        </w:r>
      </w:del>
      <w:ins w:id="2" w:author="ChatGPT" w:date="2026-09-27T16:51:07Z">
        <w:r>
          <w:rPr>
            <w:rFonts w:eastAsia="Times New Roman" w:cs="Times New Roman"/>
            <w:szCs w:val="24"/>
          </w:rPr>
          <w:t>The paper describes the following ten operational controls (A1–A10):</w:t>
        </w:r>
      </w:ins>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3" w:author="ChatGPT" w:date="2026-09-27T16:51:07Z">
        <w:r>
          <w:rPr>
            <w:rFonts w:eastAsia="Times New Roman" w:cs="Times New Roman"/>
            <w:szCs w:val="24"/>
          </w:rPr>
          <w:delText>A1 Accuracy &gt; Speed — slow is smooth, smooth is fast.</w:delText>
        </w:r>
      </w:del>
      <w:ins w:id="4" w:author="ChatGPT" w:date="2026-09-27T16:51:07Z">
        <w:r>
          <w:rPr>
            <w:rFonts w:eastAsia="Times New Roman" w:cs="Times New Roman"/>
            <w:szCs w:val="24"/>
          </w:rPr>
          <w:t>A1 Canonical Quote — use canonical numeric values and halt non-canonical queries.</w:t>
        </w:r>
      </w:ins>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5" w:author="ChatGPT" w:date="2026-09-27T16:51:07Z">
        <w:r>
          <w:rPr>
            <w:rFonts w:eastAsia="Times New Roman" w:cs="Times New Roman"/>
            <w:szCs w:val="24"/>
          </w:rPr>
          <w:delText>A2 Single Source of Truth — numbers come only from Canonical.</w:delText>
        </w:r>
      </w:del>
      <w:ins w:id="6" w:author="ChatGPT" w:date="2026-09-27T16:51:07Z">
        <w:r>
          <w:rPr>
            <w:rFonts w:eastAsia="Times New Roman" w:cs="Times New Roman"/>
            <w:szCs w:val="24"/>
          </w:rPr>
          <w:t>A2 Drift-Safe Response — classify claims and require sources for numeric and factual claims.</w:t>
        </w:r>
      </w:ins>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7" w:author="ChatGPT" w:date="2026-09-27T16:51:07Z">
        <w:r>
          <w:rPr>
            <w:rFonts w:eastAsia="Times New Roman" w:cs="Times New Roman"/>
            <w:szCs w:val="24"/>
          </w:rPr>
          <w:delText>A3 File Registry &amp; Checksums — one live file; versions traceable.</w:delText>
        </w:r>
      </w:del>
      <w:ins w:id="8" w:author="ChatGPT" w:date="2026-09-27T16:51:07Z">
        <w:r>
          <w:rPr>
            <w:rFonts w:eastAsia="Times New Roman" w:cs="Times New Roman"/>
            <w:szCs w:val="24"/>
          </w:rPr>
          <w:t>A3 Compaction &amp; State Digests — compress long histories into concise summaries with state and pointers.</w:t>
        </w:r>
      </w:ins>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9" w:author="ChatGPT" w:date="2026-09-27T16:51:07Z">
        <w:r>
          <w:rPr>
            <w:rFonts w:eastAsia="Times New Roman" w:cs="Times New Roman"/>
            <w:szCs w:val="24"/>
          </w:rPr>
          <w:delText>A4 No Placeholders in Outputs — drafts only; finals must be real.</w:delText>
        </w:r>
      </w:del>
      <w:ins w:id="10" w:author="ChatGPT" w:date="2026-09-27T16:51:07Z">
        <w:r>
          <w:rPr>
            <w:rFonts w:eastAsia="Times New Roman" w:cs="Times New Roman"/>
            <w:szCs w:val="24"/>
          </w:rPr>
          <w:t>A4 Execution Guard — check required inputs before an action.</w:t>
        </w:r>
      </w:ins>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11" w:author="ChatGPT" w:date="2026-09-27T16:51:07Z">
        <w:r>
          <w:rPr>
            <w:rFonts w:eastAsia="Times New Roman" w:cs="Times New Roman"/>
            <w:szCs w:val="24"/>
          </w:rPr>
          <w:delText>A5 Sanity Checks &amp; Unit Tests (numbers) — verify before publish.</w:delText>
        </w:r>
      </w:del>
      <w:ins w:id="12" w:author="ChatGPT" w:date="2026-09-27T16:51:07Z">
        <w:r>
          <w:rPr>
            <w:rFonts w:eastAsia="Times New Roman" w:cs="Times New Roman"/>
            <w:szCs w:val="24"/>
          </w:rPr>
          <w:t>A5 Challenge Protocol — resolve disputes from evidence and record citations or their absence.</w:t>
        </w:r>
      </w:ins>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13" w:author="ChatGPT" w:date="2026-09-27T16:51:07Z">
        <w:r>
          <w:rPr>
            <w:rFonts w:eastAsia="Times New Roman" w:cs="Times New Roman"/>
            <w:szCs w:val="24"/>
          </w:rPr>
          <w:delText>A6 Cross-Document Reconciliation — Strategy ↔ Canonical must match.</w:delText>
        </w:r>
      </w:del>
      <w:ins w:id="14" w:author="ChatGPT" w:date="2026-09-27T16:51:07Z">
        <w:r>
          <w:rPr>
            <w:rFonts w:eastAsia="Times New Roman" w:cs="Times New Roman"/>
            <w:szCs w:val="24"/>
          </w:rPr>
          <w:t>A6 Freeze &amp; Change-Log — freeze structure for 90 days and log evidence-based changes.</w:t>
        </w:r>
      </w:ins>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15" w:author="ChatGPT" w:date="2026-09-27T16:51:07Z">
        <w:r>
          <w:rPr>
            <w:rFonts w:eastAsia="Times New Roman" w:cs="Times New Roman"/>
            <w:szCs w:val="24"/>
          </w:rPr>
          <w:delText>A7 Drift Diagnostics &amp; Rollback — detect, revert, and note cause.</w:delText>
        </w:r>
      </w:del>
      <w:ins w:id="16" w:author="ChatGPT" w:date="2026-09-27T16:51:07Z">
        <w:r>
          <w:rPr>
            <w:rFonts w:eastAsia="Times New Roman" w:cs="Times New Roman"/>
            <w:szCs w:val="24"/>
          </w:rPr>
          <w:t>A7 Rung Trigger Evaluation — calculate which action thresholds are met from the supplied inputs.</w:t>
        </w:r>
      </w:ins>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17" w:author="ChatGPT" w:date="2026-09-27T16:51:07Z">
        <w:r>
          <w:rPr>
            <w:rFonts w:eastAsia="Times New Roman" w:cs="Times New Roman"/>
            <w:szCs w:val="24"/>
          </w:rPr>
          <w:delText>A8 Permissioned Actions &amp; Approvals — gated changes; explicit okays.</w:delText>
        </w:r>
      </w:del>
      <w:ins w:id="18" w:author="ChatGPT" w:date="2026-09-27T16:51:07Z">
        <w:r>
          <w:rPr>
            <w:rFonts w:eastAsia="Times New Roman" w:cs="Times New Roman"/>
            <w:szCs w:val="24"/>
          </w:rPr>
          <w:t>A8 Gift-Capture Governor — apply the lockout and record upside-consolidation decisions.</w:t>
        </w:r>
      </w:ins>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19" w:author="ChatGPT" w:date="2026-09-27T16:51:07Z">
        <w:r>
          <w:rPr>
            <w:rFonts w:eastAsia="Times New Roman" w:cs="Times New Roman"/>
            <w:szCs w:val="24"/>
          </w:rPr>
          <w:delText>A9 Compaction &amp; State Notes — summarize long history safely.</w:delText>
        </w:r>
      </w:del>
      <w:ins w:id="20" w:author="ChatGPT" w:date="2026-09-27T16:51:07Z">
        <w:r>
          <w:rPr>
            <w:rFonts w:eastAsia="Times New Roman" w:cs="Times New Roman"/>
            <w:szCs w:val="24"/>
          </w:rPr>
          <w:t>A9 Error Handling &amp; Self-Critique — defer action when canonical data are missing and flag uncertainty.</w:t>
        </w:r>
      </w:ins>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21" w:author="ChatGPT" w:date="2026-09-27T16:51:07Z">
        <w:r>
          <w:rPr>
            <w:rFonts w:eastAsia="Times New Roman" w:cs="Times New Roman"/>
            <w:szCs w:val="24"/>
          </w:rPr>
          <w:delText>A10 Audit Trail &amp; Release Process — freeze, log, and archive.</w:delText>
        </w:r>
      </w:del>
      <w:ins w:id="22" w:author="ChatGPT" w:date="2026-09-27T16:51:07Z">
        <w:r>
          <w:rPr>
            <w:rFonts w:eastAsia="Times New Roman" w:cs="Times New Roman"/>
            <w:szCs w:val="24"/>
          </w:rPr>
          <w:t>A10 Emotional Stability Hook — pause at defined stress gates, restate the decision, then proceed or defer.</w:t>
        </w:r>
      </w:ins>
    </w:p>
    <w:p>
      <w:del w:id="23" w:author="ChatGPT" w:date="2026-09-27T16:51:07Z">
        <w:r>
          <w:delText>Historical terminology note. The published paper uses two incompatible mappings for A1–A10. This correction preserves that inconsistency and does not assign control-specific outcomes to either mapping.</w:delText>
        </w:r>
      </w:del>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Adoption path (illustrative). The one-week sequence described later is an illustrative workflow, not a validated deployment protocol.</w:t>
      </w:r>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Bottom line. The paper presents process design as a proposed way to support long-horizon reliability. It does not establish that the proposed controls are effective or superior to model-scale, longer-context, or alternative approaches.</w:t>
      </w:r>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24" w:author="ChatGPT" w:date="2026-09-27T16:51:07Z">
        <w:r>
          <w:delText>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delText>
        </w:r>
      </w:del>
      <w:ins w:id="25" w:author="ChatGPT" w:date="2026-09-27T16:51:07Z">
        <w:r>
          <w:t>The paper describes a ten-part operational control stack: canonical numeric lookup, claim typing, context compaction, pre-action checks, evidence-first challenges, change control, trigger evaluation, gift capture, error handling, and a pause at high-risk decisions. The available records do not establish that these controls improved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p>
    <w:p w14:paraId="02623164" w14:textId="77777777" w:rsidR="00BD40F3" w:rsidRDefault="00B6649B" w:rsidP="00385F52">
      <w:pPr>
        <w:spacing w:after="120" w:line="276" w:lineRule="auto"/>
        <w:ind w:firstLine="720"/>
        <w:contextualSpacing/>
        <w:jc w:val="both"/>
        <w:rPr>
          <w:rFonts w:eastAsia="Times New Roman" w:cs="Times New Roman"/>
          <w:szCs w:val="24"/>
        </w:rPr>
      </w:pPr>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frames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the proposed process is designed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del w:id="44" w:author="ChatGPT" w:date="2026-09-27T16:51:07Z">
              <w:r>
                <w:rPr>
                  <w:rFonts w:eastAsia="Times New Roman" w:cs="Times New Roman"/>
                  <w:szCs w:val="24"/>
                </w:rPr>
                <w:delText>Accuracy &gt; Speed</w:delText>
              </w:r>
            </w:del>
            <w:ins w:id="45" w:author="ChatGPT" w:date="2026-09-27T16:51:07Z">
              <w:r>
                <w:rPr>
                  <w:rFonts w:eastAsia="Times New Roman" w:cs="Times New Roman"/>
                  <w:szCs w:val="24"/>
                </w:rPr>
                <w:t>Canonical Quote (CQ)</w:t>
              </w:r>
            </w:ins>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del w:id="46" w:author="ChatGPT" w:date="2026-09-27T16:51:07Z">
              <w:r>
                <w:rPr>
                  <w:rFonts w:eastAsia="Times New Roman" w:cs="Times New Roman"/>
                  <w:szCs w:val="24"/>
                </w:rPr>
                <w:delText>Prioritise verification over throughput.</w:delText>
              </w:r>
            </w:del>
            <w:ins w:id="47" w:author="ChatGPT" w:date="2026-09-27T16:51:07Z">
              <w:r>
                <w:rPr>
                  <w:rFonts w:eastAsia="Times New Roman" w:cs="Times New Roman"/>
                  <w:szCs w:val="24"/>
                </w:rPr>
                <w:t>Deterministic numeric lookup; halt on non-canonical queries.</w:t>
              </w:r>
            </w:ins>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del w:id="56" w:author="ChatGPT" w:date="2026-09-27T16:51:07Z">
              <w:r>
                <w:rPr>
                  <w:rFonts w:eastAsia="Times New Roman" w:cs="Times New Roman"/>
                  <w:szCs w:val="24"/>
                </w:rPr>
                <w:delText>Single Source of Truth</w:delText>
              </w:r>
            </w:del>
            <w:ins w:id="57" w:author="ChatGPT" w:date="2026-09-27T16:51:07Z">
              <w:r>
                <w:rPr>
                  <w:rFonts w:eastAsia="Times New Roman" w:cs="Times New Roman"/>
                  <w:szCs w:val="24"/>
                </w:rPr>
                <w:t>Drift-Safe Response (DSR)</w:t>
              </w:r>
            </w:ins>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del w:id="58" w:author="ChatGPT" w:date="2026-09-27T16:51:07Z">
              <w:r>
                <w:rPr>
                  <w:rFonts w:eastAsia="Times New Roman" w:cs="Times New Roman"/>
                  <w:szCs w:val="24"/>
                </w:rPr>
                <w:delText>Enforce canonical lookup for all numeric values.</w:delText>
              </w:r>
            </w:del>
            <w:ins w:id="59" w:author="ChatGPT" w:date="2026-09-27T16:51:07Z">
              <w:r>
                <w:rPr>
                  <w:rFonts w:eastAsia="Times New Roman" w:cs="Times New Roman"/>
                  <w:szCs w:val="24"/>
                </w:rPr>
                <w:t>Classify claims; require sources for numeric and factual claims.</w:t>
              </w:r>
            </w:ins>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del w:id="68" w:author="ChatGPT" w:date="2026-09-27T16:51:07Z">
              <w:r>
                <w:rPr>
                  <w:rFonts w:eastAsia="Times New Roman" w:cs="Times New Roman"/>
                  <w:szCs w:val="24"/>
                </w:rPr>
                <w:delText>File Registry &amp; Checksums</w:delText>
              </w:r>
            </w:del>
            <w:ins w:id="69" w:author="ChatGPT" w:date="2026-09-27T16:51:07Z">
              <w:r>
                <w:rPr>
                  <w:rFonts w:eastAsia="Times New Roman" w:cs="Times New Roman"/>
                  <w:szCs w:val="24"/>
                </w:rPr>
                <w:t>Compaction &amp; State Digests</w:t>
              </w:r>
            </w:ins>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del w:id="70" w:author="ChatGPT" w:date="2026-09-27T16:51:07Z">
              <w:r>
                <w:rPr>
                  <w:rFonts w:eastAsia="Times New Roman" w:cs="Times New Roman"/>
                  <w:szCs w:val="24"/>
                </w:rPr>
                <w:delText>Guarantee one live file and version traceability.</w:delText>
              </w:r>
            </w:del>
            <w:ins w:id="71" w:author="ChatGPT" w:date="2026-09-27T16:51:07Z">
              <w:r>
                <w:rPr>
                  <w:rFonts w:eastAsia="Times New Roman" w:cs="Times New Roman"/>
                  <w:szCs w:val="24"/>
                </w:rPr>
                <w:t>Compress long histories into concise summaries with state and pointers.</w:t>
              </w:r>
            </w:ins>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del w:id="80" w:author="ChatGPT" w:date="2026-09-27T16:51:07Z">
              <w:r>
                <w:rPr>
                  <w:rFonts w:eastAsia="Times New Roman" w:cs="Times New Roman"/>
                  <w:szCs w:val="24"/>
                </w:rPr>
                <w:delText>No Placeholders in Outputs</w:delText>
              </w:r>
            </w:del>
            <w:ins w:id="81" w:author="ChatGPT" w:date="2026-09-27T16:51:07Z">
              <w:r>
                <w:rPr>
                  <w:rFonts w:eastAsia="Times New Roman" w:cs="Times New Roman"/>
                  <w:szCs w:val="24"/>
                </w:rPr>
                <w:t>Execution Guard (EG)</w:t>
              </w:r>
            </w:ins>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del w:id="82" w:author="ChatGPT" w:date="2026-09-27T16:51:07Z">
              <w:r>
                <w:rPr>
                  <w:rFonts w:eastAsia="Times New Roman" w:cs="Times New Roman"/>
                  <w:szCs w:val="24"/>
                </w:rPr>
                <w:delText>Forbid speculative or incomplete content in finals.</w:delText>
              </w:r>
            </w:del>
            <w:ins w:id="83" w:author="ChatGPT" w:date="2026-09-27T16:51:07Z">
              <w:r>
                <w:rPr>
                  <w:rFonts w:eastAsia="Times New Roman" w:cs="Times New Roman"/>
                  <w:szCs w:val="24"/>
                </w:rPr>
                <w:t>Check required inputs before an action.</w:t>
              </w:r>
            </w:ins>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del w:id="92" w:author="ChatGPT" w:date="2026-09-27T16:51:07Z">
              <w:r>
                <w:rPr>
                  <w:rFonts w:eastAsia="Times New Roman" w:cs="Times New Roman"/>
                  <w:szCs w:val="24"/>
                </w:rPr>
                <w:delText>Sanity Checks &amp; Unit Tests</w:delText>
              </w:r>
            </w:del>
            <w:ins w:id="93" w:author="ChatGPT" w:date="2026-09-27T16:51:07Z">
              <w:r>
                <w:rPr>
                  <w:rFonts w:eastAsia="Times New Roman" w:cs="Times New Roman"/>
                  <w:szCs w:val="24"/>
                </w:rPr>
                <w:t>Challenge Protocol (CP)</w:t>
              </w:r>
            </w:ins>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del w:id="94" w:author="ChatGPT" w:date="2026-09-27T16:51:07Z">
              <w:r>
                <w:rPr>
                  <w:rFonts w:eastAsia="Times New Roman" w:cs="Times New Roman"/>
                  <w:szCs w:val="24"/>
                </w:rPr>
                <w:delText>Validate numerics and logic before publication.</w:delText>
              </w:r>
            </w:del>
            <w:ins w:id="95" w:author="ChatGPT" w:date="2026-09-27T16:51:07Z">
              <w:r>
                <w:rPr>
                  <w:rFonts w:eastAsia="Times New Roman" w:cs="Times New Roman"/>
                  <w:szCs w:val="24"/>
                </w:rPr>
                <w:t>Resolve disputes from evidence; record citations or their absence.</w:t>
              </w:r>
            </w:ins>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del w:id="104" w:author="ChatGPT" w:date="2026-09-27T16:51:07Z">
              <w:r>
                <w:rPr>
                  <w:rFonts w:eastAsia="Times New Roman" w:cs="Times New Roman"/>
                  <w:szCs w:val="24"/>
                </w:rPr>
                <w:delText>Cross-Document Reconciliation</w:delText>
              </w:r>
            </w:del>
            <w:ins w:id="105" w:author="ChatGPT" w:date="2026-09-27T16:51:07Z">
              <w:r>
                <w:rPr>
                  <w:rFonts w:eastAsia="Times New Roman" w:cs="Times New Roman"/>
                  <w:szCs w:val="24"/>
                </w:rPr>
                <w:t>Freeze &amp; Change-Log</w:t>
              </w:r>
            </w:ins>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del w:id="106" w:author="ChatGPT" w:date="2026-09-27T16:51:07Z">
              <w:r>
                <w:rPr>
                  <w:rFonts w:eastAsia="Times New Roman" w:cs="Times New Roman"/>
                  <w:szCs w:val="24"/>
                </w:rPr>
                <w:delText>Keep Strategy ↔ Canonical consistency verified.</w:delText>
              </w:r>
            </w:del>
            <w:ins w:id="107" w:author="ChatGPT" w:date="2026-09-27T16:51:07Z">
              <w:r>
                <w:rPr>
                  <w:rFonts w:eastAsia="Times New Roman" w:cs="Times New Roman"/>
                  <w:szCs w:val="24"/>
                </w:rPr>
                <w:t>Freeze structure for 90 days; log evidence-based changes.</w:t>
              </w:r>
            </w:ins>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del w:id="116" w:author="ChatGPT" w:date="2026-09-27T16:51:07Z">
              <w:r>
                <w:rPr>
                  <w:rFonts w:eastAsia="Times New Roman" w:cs="Times New Roman"/>
                  <w:szCs w:val="24"/>
                </w:rPr>
                <w:delText>Drift Diagnostics &amp; Rollback</w:delText>
              </w:r>
            </w:del>
            <w:ins w:id="117" w:author="ChatGPT" w:date="2026-09-27T16:51:07Z">
              <w:r>
                <w:rPr>
                  <w:rFonts w:eastAsia="Times New Roman" w:cs="Times New Roman"/>
                  <w:szCs w:val="24"/>
                </w:rPr>
                <w:t>Rung Trigger Evaluation (RTE)</w:t>
              </w:r>
            </w:ins>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del w:id="118" w:author="ChatGPT" w:date="2026-09-27T16:51:07Z">
              <w:r>
                <w:rPr>
                  <w:rFonts w:eastAsia="Times New Roman" w:cs="Times New Roman"/>
                  <w:szCs w:val="24"/>
                </w:rPr>
                <w:delText>Detect anomalies early, revert, and annotate causes.</w:delText>
              </w:r>
            </w:del>
            <w:ins w:id="119" w:author="ChatGPT" w:date="2026-09-27T16:51:07Z">
              <w:r>
                <w:rPr>
                  <w:rFonts w:eastAsia="Times New Roman" w:cs="Times New Roman"/>
                  <w:szCs w:val="24"/>
                </w:rPr>
                <w:t>Calculate which action thresholds are met from supplied inputs.</w:t>
              </w:r>
            </w:ins>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del w:id="128" w:author="ChatGPT" w:date="2026-09-27T16:51:07Z">
              <w:r>
                <w:rPr>
                  <w:rFonts w:eastAsia="Times New Roman" w:cs="Times New Roman"/>
                  <w:szCs w:val="24"/>
                </w:rPr>
                <w:delText>Permissioned Actions &amp; Approvals</w:delText>
              </w:r>
            </w:del>
            <w:ins w:id="129" w:author="ChatGPT" w:date="2026-09-27T16:51:07Z">
              <w:r>
                <w:rPr>
                  <w:rFonts w:eastAsia="Times New Roman" w:cs="Times New Roman"/>
                  <w:szCs w:val="24"/>
                </w:rPr>
                <w:t>Gift-Capture Governor (GCG)</w:t>
              </w:r>
            </w:ins>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del w:id="130" w:author="ChatGPT" w:date="2026-09-27T16:51:07Z">
              <w:r>
                <w:rPr>
                  <w:rFonts w:eastAsia="Times New Roman" w:cs="Times New Roman"/>
                  <w:szCs w:val="24"/>
                </w:rPr>
                <w:delText>Gate material changes through explicit consent.</w:delText>
              </w:r>
            </w:del>
            <w:ins w:id="131" w:author="ChatGPT" w:date="2026-09-27T16:51:07Z">
              <w:r>
                <w:rPr>
                  <w:rFonts w:eastAsia="Times New Roman" w:cs="Times New Roman"/>
                  <w:szCs w:val="24"/>
                </w:rPr>
                <w:t>Apply the lockout; record upside-consolidation decisions.</w:t>
              </w:r>
            </w:ins>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del w:id="140" w:author="ChatGPT" w:date="2026-09-27T16:51:07Z">
              <w:r>
                <w:rPr>
                  <w:rFonts w:eastAsia="Times New Roman" w:cs="Times New Roman"/>
                  <w:szCs w:val="24"/>
                </w:rPr>
                <w:delText>Compaction &amp; State Notes</w:delText>
              </w:r>
            </w:del>
            <w:ins w:id="141" w:author="ChatGPT" w:date="2026-09-27T16:51:07Z">
              <w:r>
                <w:rPr>
                  <w:rFonts w:eastAsia="Times New Roman" w:cs="Times New Roman"/>
                  <w:szCs w:val="24"/>
                </w:rPr>
                <w:t>Error Handling &amp; Self-Critique</w:t>
              </w:r>
            </w:ins>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del w:id="142" w:author="ChatGPT" w:date="2026-09-27T16:51:07Z">
              <w:r>
                <w:rPr>
                  <w:rFonts w:eastAsia="Times New Roman" w:cs="Times New Roman"/>
                  <w:szCs w:val="24"/>
                </w:rPr>
                <w:delText>Summarise long histories into concise digests.</w:delText>
              </w:r>
            </w:del>
            <w:ins w:id="143" w:author="ChatGPT" w:date="2026-09-27T16:51:07Z">
              <w:r>
                <w:rPr>
                  <w:rFonts w:eastAsia="Times New Roman" w:cs="Times New Roman"/>
                  <w:szCs w:val="24"/>
                </w:rPr>
                <w:t>Defer action when canonical data are missing; flag uncertainty.</w:t>
              </w:r>
            </w:ins>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del w:id="152" w:author="ChatGPT" w:date="2026-09-27T16:51:07Z">
              <w:r>
                <w:rPr>
                  <w:rFonts w:eastAsia="Times New Roman" w:cs="Times New Roman"/>
                  <w:szCs w:val="24"/>
                </w:rPr>
                <w:delText>Audit Trail &amp; Release Process</w:delText>
              </w:r>
            </w:del>
            <w:ins w:id="153" w:author="ChatGPT" w:date="2026-09-27T16:51:07Z">
              <w:r>
                <w:rPr>
                  <w:rFonts w:eastAsia="Times New Roman" w:cs="Times New Roman"/>
                  <w:szCs w:val="24"/>
                </w:rPr>
                <w:t>Emotional Stability Hook (ESH)</w:t>
              </w:r>
            </w:ins>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del w:id="154" w:author="ChatGPT" w:date="2026-09-27T16:51:07Z">
              <w:r>
                <w:rPr>
                  <w:rFonts w:eastAsia="Times New Roman" w:cs="Times New Roman"/>
                  <w:szCs w:val="24"/>
                </w:rPr>
                <w:delText>Freeze, log, and archive artefacts for traceability.</w:delText>
              </w:r>
            </w:del>
            <w:ins w:id="155" w:author="ChatGPT" w:date="2026-09-27T16:51:07Z">
              <w:r>
                <w:rPr>
                  <w:rFonts w:eastAsia="Times New Roman" w:cs="Times New Roman"/>
                  <w:szCs w:val="24"/>
                </w:rPr>
                <w:t>Pause at defined stress gates; restate the decision, then proceed or defer.</w:t>
              </w:r>
            </w:ins>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Together, these controls specify documented checkpoints within a human-AI workflow. They do not make model reasoning deterministic.</w:t>
      </w:r>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r>
        <w:t w:space="preserve"> Illustrative sources include work on context engineering (Anthropic, 2025), human–AI interaction (Amershi et al., 2019), combinations of humans and AI (Vaccaro et al., 2024), retrieval-augmented generation (Lewis et al., 2020), tool use (Schick et al., 2023; Yao et al., 2023), and chain-of-thought prompting (Wei et al., 2022).</w:t>
      </w:r>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r>
        <w:t w:space="preserve"> The cited ReAct and Toolformer papers are Yao et al. (2023) and Schick et al. (2023), respectively.</w:t>
      </w:r>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r>
        <w:t w:space="preserve"> The foundational RAG paper cited here is Lewis et al. (2020).</w:t>
      </w:r>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r>
        <w:t w:space="preserve"> The chain-of-thought prompting study cited here is Wei et al. (2022).</w:t>
      </w:r>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r>
        <w:t w:space="preserve">Persistent memory and structured notes can help maintain task state across sessions. Paper 1 describes compaction notes and audit records as a human-readable approach to this problem. It does not establish zero semantic drift or a measured fidelity rate.</w:t>
      </w:r>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Authoritative Artefacts. This case description names three persistent artefacts, which the paper presents as a compact design choice:</w:t>
      </w:r>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triad was intended to separate text, numbers, and cadence and to make provenance explicit (see Fig. 1); this description does not establish an effect on working memory.</w:t>
      </w:r>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Cadence. The paper describes a four-tier routine:</w:t>
      </w:r>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cycle was intended to reduce context loss and over-iteration; its effects were not measured here.</w:t>
      </w:r>
    </w:p>
    <w:p w14:paraId="32154C70" w14:textId="77777777" w:rsidR="00BD40F3" w:rsidRDefault="00B6649B" w:rsidP="00385F52">
      <w:pPr>
        <w:spacing w:after="120" w:line="276" w:lineRule="auto"/>
        <w:ind w:firstLine="720"/>
        <w:contextualSpacing/>
        <w:jc w:val="both"/>
        <w:rPr>
          <w:rFonts w:eastAsia="Times New Roman" w:cs="Times New Roman"/>
          <w:szCs w:val="24"/>
        </w:rPr>
      </w:pPr>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26" w:author="ChatGPT" w:date="2026-09-27T16:51:07Z">
        <w:r>
          <w:delText>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delText>
        </w:r>
      </w:del>
      <w:ins w:id="27" w:author="ChatGPT" w:date="2026-09-27T16:51:07Z">
        <w:r>
          <w:t>The A1–A10 identifiers follow the control mapping in the Methods table throughout the summary, assessment, examples, and pseudocode.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Compress long histories → 200-token summaries capturing Δ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rPr>
      </w:pPr>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29B737D" w14:textId="77777777" w:rsidR="00BD40F3" w:rsidRDefault="00B6649B" w:rsidP="00385F52">
      <w:pPr>
        <w:spacing w:after="120" w:line="276" w:lineRule="auto"/>
        <w:ind w:firstLine="720"/>
        <w:contextualSpacing/>
        <w:jc w:val="both"/>
        <w:rPr>
          <w:rFonts w:eastAsia="Times New Roman" w:cs="Times New Roman"/>
          <w:szCs w:val="24"/>
        </w:rPr>
      </w:pPr>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Small surface area – the described design uses few files and gates as a design choice.</w:t>
      </w:r>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Source separation – the described design assigns numeric values and text to different sources.</w:t>
      </w:r>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Human-first cadence – the proposed routine uses lightweight reviews.</w:t>
      </w:r>
    </w:p>
    <w:p w14:paraId="2AEF72ED" w14:textId="77777777" w:rsidR="00BD40F3" w:rsidRDefault="00B6649B" w:rsidP="00385F52">
      <w:pPr>
        <w:spacing w:after="120" w:line="276" w:lineRule="auto"/>
        <w:ind w:firstLine="720"/>
        <w:contextualSpacing/>
        <w:jc w:val="both"/>
        <w:rPr>
          <w:rFonts w:eastAsia="Times New Roman" w:cs="Times New Roman"/>
          <w:szCs w:val="24"/>
        </w:rPr>
      </w:pPr>
      <w:r>
        <w:t w:space="preserve">• Grace under pressure – the proposed hook is intended to acknowledge human affect during decisions.</w:t>
      </w:r>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rPr>
      </w:pPr>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704642" w14:textId="77777777" w:rsidR="00BD40F3" w:rsidRDefault="00B6649B" w:rsidP="00385F52">
      <w:pPr>
        <w:spacing w:after="120" w:line="276" w:lineRule="auto"/>
        <w:ind w:firstLine="720"/>
        <w:contextualSpacing/>
        <w:jc w:val="both"/>
        <w:rPr>
          <w:rFonts w:eastAsia="Times New Roman" w:cs="Times New Roman"/>
          <w:szCs w:val="24"/>
        </w:rPr>
      </w:pPr>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rPr>
      </w:pPr>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61D3DF" w14:textId="77777777" w:rsidR="00BD40F3" w:rsidRDefault="00B6649B" w:rsidP="00385F52">
      <w:pPr>
        <w:spacing w:after="120" w:line="276" w:lineRule="auto"/>
        <w:ind w:firstLine="720"/>
        <w:contextualSpacing/>
        <w:jc w:val="both"/>
        <w:rPr>
          <w:rFonts w:eastAsia="Times New Roman" w:cs="Times New Roman"/>
          <w:szCs w:val="24"/>
        </w:rPr>
      </w:pPr>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rPr>
      </w:pPr>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F733E9" w14:textId="53133F6E" w:rsidR="00BD40F3" w:rsidRDefault="00B6649B" w:rsidP="00E0414D">
      <w:pPr>
        <w:spacing w:after="120" w:line="276" w:lineRule="auto"/>
        <w:ind w:firstLine="0"/>
        <w:contextualSpacing/>
        <w:jc w:val="both"/>
        <w:rPr>
          <w:rFonts w:eastAsia="Times New Roman" w:cs="Times New Roman"/>
          <w:b/>
          <w:i/>
          <w:szCs w:val="24"/>
        </w:rPr>
      </w:pPr>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rPr>
      </w:pPr>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rPr>
      </w:pPr>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7C01A7" w14:textId="77777777" w:rsidR="00BD40F3" w:rsidRDefault="00B6649B" w:rsidP="00385F52">
      <w:pPr>
        <w:spacing w:after="120" w:line="276" w:lineRule="auto"/>
        <w:ind w:firstLine="720"/>
        <w:contextualSpacing/>
        <w:jc w:val="both"/>
        <w:rPr>
          <w:rFonts w:eastAsia="Times New Roman" w:cs="Times New Roman"/>
          <w:szCs w:val="24"/>
        </w:rPr>
      </w:pPr>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rPr>
      </w:pPr>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rPr>
      </w:pPr>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treats human discipline as part of the described workflow.</w:t>
      </w:r>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emphasises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pattern is intended to support engagement and emotional stability; its effect on fatigue was not measured.</w:t>
      </w:r>
    </w:p>
    <w:p w14:paraId="77482FEE" w14:textId="77777777" w:rsidR="00BD40F3" w:rsidRDefault="00B6649B" w:rsidP="00385F52">
      <w:pPr>
        <w:spacing w:after="120" w:line="276" w:lineRule="auto"/>
        <w:ind w:firstLine="720"/>
        <w:contextualSpacing/>
        <w:jc w:val="both"/>
        <w:rPr>
          <w:rFonts w:eastAsia="Times New Roman" w:cs="Times New Roman"/>
          <w:szCs w:val="24"/>
        </w:rPr>
      </w:pPr>
      <w:r>
        <w:t w:space="preserve">The paper proposes a five-minute reflection before high-risk orders. The available record does not establish a measured effect on error variance.</w:t>
      </w:r>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states that public artefacts exclude personal or identifying data; this claim was not independently verified in the available record.</w:t>
      </w:r>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r>
        <w:t>The described logging policy excludes names and identifying details and retains structural metadata (file IDs, hashes, and timestamps); operational logs were not available to verify implementation.</w:t>
      </w:r>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design treats live market feeds as transient inputs used during decision windows; implementation records were not available to verify this practice.</w:t>
      </w:r>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describes audit exports as encrypted at rest and rotated with freeze cycles; the available record does not verify these operational controls.</w:t>
      </w:r>
    </w:p>
    <w:p w14:paraId="5AE86026" w14:textId="77777777" w:rsidR="00BD40F3" w:rsidRDefault="00B6649B" w:rsidP="00385F52">
      <w:pPr>
        <w:spacing w:after="120" w:line="276" w:lineRule="auto"/>
        <w:ind w:firstLine="720"/>
        <w:contextualSpacing/>
        <w:jc w:val="both"/>
        <w:rPr>
          <w:rFonts w:eastAsia="Times New Roman" w:cs="Times New Roman"/>
          <w:szCs w:val="24"/>
        </w:rPr>
      </w:pPr>
      <w:r>
        <w:t w:space="preserve">Privacy and compliance requirements require context-specific assessment; this paper does not provide legal certification or establish model-interaction safety.</w:t>
      </w:r>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following tiers are an implementation illustration, not a tested deployment comparison:</w:t>
      </w:r>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del w:id="176" w:author="ChatGPT" w:date="2026-09-27T16:51:07Z">
              <w:r>
                <w:rPr>
                  <w:rFonts w:eastAsia="Times New Roman" w:cs="Times New Roman"/>
                  <w:szCs w:val="24"/>
                </w:rPr>
                <w:delText>Typed functions for A1-A5; UI gates for A4/A8</w:delText>
              </w:r>
            </w:del>
            <w:ins w:id="177" w:author="ChatGPT" w:date="2026-09-27T16:51:07Z">
              <w:r>
                <w:rPr>
                  <w:rFonts w:eastAsia="Times New Roman" w:cs="Times New Roman"/>
                  <w:szCs w:val="24"/>
                </w:rPr>
                <w:t>Typed functions for A1–A5; execution checks for A4; lockout for A8; pause gate for A10</w:t>
              </w:r>
            </w:ins>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available record does not establish the relative reliability benefits or workload effects of these tiers. Any implementation would require context-specific validation.</w:t>
      </w:r>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r>
        <w:t w:space="preserve">The architecture is a design description suitable for prospective evaluation; the available record does not validate its effectiveness or reproducibility.</w:t>
      </w:r>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pause before high-risk actions as a proposed safeguard. The available record does not establish how often it was used or what effect it had.</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compaction notes as a proposed way to carry task state across sessions. No verified digest records or review measure are available to establish summary length or retained information.</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a file registry and audit trail to support later review. Available records do not establish complete decision reconstruction, checksum coverage and timestamped approvals for every file, or a valid rating of trust in the AI system.</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An initial small-scale trial may be considered; the paper does not establish that this removes drift.</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freeze interval may be considered where structural changes need deliberate review; this paper does not show that it prevents context loss.</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Displaying source identifiers and checksums may support review when those records are available.</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Compaction may be considered to keep a shorter working summary, with human review for omitted information.</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pause before high-risk actions may be considered; this paper does not establish an effect on decisions or errors.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Clear, repeatable routines may support disciplined work, but reliability gains were not verified here.</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substantiate the reported twelve audit cycles, reliability gains, percentage changes, participant reports, or compaction loss rate. These claims are therefore not presented here as findings.</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the ten A-controls as a process-control framework. The available evidence does not establish that the controls produced reliability gains or that the architecture is reproducible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t w:space="preserve"> Table 2 — A-Control Intended Roles and Evidence Status</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t w:space="preserve"> Intended Role</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t w:space="preserve"> Evidence Status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t w:space="preserve"> Rating</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del w:id="48" w:author="ChatGPT" w:date="2026-09-27T16:51:07Z">
              <w:r>
                <w:rPr>
                  <w:rFonts w:eastAsia="Times New Roman" w:cs="Times New Roman"/>
                  <w:szCs w:val="24"/>
                </w:rPr>
                <w:delText>A1 Accuracy &gt; Speed</w:delText>
              </w:r>
            </w:del>
            <w:ins w:id="49" w:author="ChatGPT" w:date="2026-09-27T16:51:07Z">
              <w:r>
                <w:rPr>
                  <w:rFonts w:eastAsia="Times New Roman" w:cs="Times New Roman"/>
                  <w:szCs w:val="24"/>
                </w:rPr>
                <w:t>A1 Canonical Quote (CQ)</w:t>
              </w:r>
            </w:ins>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50" w:author="ChatGPT" w:date="2026-09-27T16:51:07Z">
              <w:r>
                <w:delText> Intended to reduce numeric errors</w:delText>
              </w:r>
            </w:del>
            <w:ins w:id="51" w:author="ChatGPT" w:date="2026-09-27T16:51:07Z">
              <w:r>
                <w:t>Deterministic numeric lookup; halt on non-canonical queries.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52" w:author="ChatGPT" w:date="2026-09-27T16:51:07Z">
              <w:r>
                <w:delText> Not shown</w:delText>
              </w:r>
            </w:del>
            <w:ins w:id="53"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54" w:author="ChatGPT" w:date="2026-09-27T16:51:07Z">
              <w:r>
                <w:delText> Not assessed</w:delText>
              </w:r>
            </w:del>
            <w:ins w:id="55" w:author="ChatGPT" w:date="2026-09-27T16:51:07Z">
              <w:r>
                <w:t>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del w:id="60" w:author="ChatGPT" w:date="2026-09-27T16:51:07Z">
              <w:r>
                <w:rPr>
                  <w:rFonts w:eastAsia="Times New Roman" w:cs="Times New Roman"/>
                  <w:szCs w:val="24"/>
                </w:rPr>
                <w:delText>A2 Single Source of Truth</w:delText>
              </w:r>
            </w:del>
            <w:ins w:id="61" w:author="ChatGPT" w:date="2026-09-27T16:51:07Z">
              <w:r>
                <w:rPr>
                  <w:rFonts w:eastAsia="Times New Roman" w:cs="Times New Roman"/>
                  <w:szCs w:val="24"/>
                </w:rPr>
                <w:t>A2 Drift-Safe Response (DSR)</w:t>
              </w:r>
            </w:ins>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62" w:author="ChatGPT" w:date="2026-09-27T16:51:07Z">
              <w:r>
                <w:delText> Intended to limit value conflicts</w:delText>
              </w:r>
            </w:del>
            <w:ins w:id="63" w:author="ChatGPT" w:date="2026-09-27T16:51:07Z">
              <w:r>
                <w:t>Classify claims; require sources for numeric and factual claims.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64" w:author="ChatGPT" w:date="2026-09-27T16:51:07Z">
              <w:r>
                <w:delText> Not shown</w:delText>
              </w:r>
            </w:del>
            <w:ins w:id="65"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66" w:author="ChatGPT" w:date="2026-09-27T16:51:07Z">
              <w:r>
                <w:delText> Not assessed</w:delText>
              </w:r>
            </w:del>
            <w:ins w:id="67" w:author="ChatGPT" w:date="2026-09-27T16:51:07Z">
              <w:r>
                <w:t>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del w:id="72" w:author="ChatGPT" w:date="2026-09-27T16:51:07Z">
              <w:r>
                <w:rPr>
                  <w:rFonts w:eastAsia="Times New Roman" w:cs="Times New Roman"/>
                  <w:szCs w:val="24"/>
                </w:rPr>
                <w:delText>A3 File Registry &amp; Checksums</w:delText>
              </w:r>
            </w:del>
            <w:ins w:id="73" w:author="ChatGPT" w:date="2026-09-27T16:51:07Z">
              <w:r>
                <w:rPr>
                  <w:rFonts w:eastAsia="Times New Roman" w:cs="Times New Roman"/>
                  <w:szCs w:val="24"/>
                </w:rPr>
                <w:t>A3 Compaction &amp; State Digests</w:t>
              </w:r>
            </w:ins>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74" w:author="ChatGPT" w:date="2026-09-27T16:51:07Z">
              <w:r>
                <w:delText> Intended to support file-version tracking</w:delText>
              </w:r>
            </w:del>
            <w:ins w:id="75" w:author="ChatGPT" w:date="2026-09-27T16:51:07Z">
              <w:r>
                <w:t>Compress long histories into concise summaries with state and pointers.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76" w:author="ChatGPT" w:date="2026-09-27T16:51:07Z">
              <w:r>
                <w:delText> Not shown</w:delText>
              </w:r>
            </w:del>
            <w:ins w:id="77"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78" w:author="ChatGPT" w:date="2026-09-27T16:51:07Z">
              <w:r>
                <w:delText> Not assessed</w:delText>
              </w:r>
            </w:del>
            <w:ins w:id="79" w:author="ChatGPT" w:date="2026-09-27T16:51:07Z">
              <w:r>
                <w:t>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del w:id="84" w:author="ChatGPT" w:date="2026-09-27T16:51:07Z">
              <w:r>
                <w:rPr>
                  <w:rFonts w:eastAsia="Times New Roman" w:cs="Times New Roman"/>
                  <w:szCs w:val="24"/>
                </w:rPr>
                <w:delText>A4 No Placeholders in Outputs</w:delText>
              </w:r>
            </w:del>
            <w:ins w:id="85" w:author="ChatGPT" w:date="2026-09-27T16:51:07Z">
              <w:r>
                <w:rPr>
                  <w:rFonts w:eastAsia="Times New Roman" w:cs="Times New Roman"/>
                  <w:szCs w:val="24"/>
                </w:rPr>
                <w:t>A4 Execution Guard (EG)</w:t>
              </w:r>
            </w:ins>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86" w:author="ChatGPT" w:date="2026-09-27T16:51:07Z">
              <w:r>
                <w:delText> Intended to limit speculative drafts</w:delText>
              </w:r>
            </w:del>
            <w:ins w:id="87" w:author="ChatGPT" w:date="2026-09-27T16:51:07Z">
              <w:r>
                <w:t>Check required inputs before an action.</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88" w:author="ChatGPT" w:date="2026-09-27T16:51:07Z">
              <w:r>
                <w:delText> Not shown</w:delText>
              </w:r>
            </w:del>
            <w:ins w:id="89"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90" w:author="ChatGPT" w:date="2026-09-27T16:51:07Z">
              <w:r>
                <w:delText> Not assessed</w:delText>
              </w:r>
            </w:del>
            <w:ins w:id="91" w:author="ChatGPT" w:date="2026-09-27T16:51:07Z">
              <w:r>
                <w:t>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del w:id="96" w:author="ChatGPT" w:date="2026-09-27T16:51:07Z">
              <w:r>
                <w:rPr>
                  <w:rFonts w:eastAsia="Times New Roman" w:cs="Times New Roman"/>
                  <w:szCs w:val="24"/>
                </w:rPr>
                <w:delText>A5 Sanity Checks &amp; Unit Tests</w:delText>
              </w:r>
            </w:del>
            <w:ins w:id="97" w:author="ChatGPT" w:date="2026-09-27T16:51:07Z">
              <w:r>
                <w:rPr>
                  <w:rFonts w:eastAsia="Times New Roman" w:cs="Times New Roman"/>
                  <w:szCs w:val="24"/>
                </w:rPr>
                <w:t>A5 Challenge Protocol (CP)</w:t>
              </w:r>
            </w:ins>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98" w:author="ChatGPT" w:date="2026-09-27T16:51:07Z">
              <w:r>
                <w:delText> Intended to prompt verification</w:delText>
              </w:r>
            </w:del>
            <w:ins w:id="99" w:author="ChatGPT" w:date="2026-09-27T16:51:07Z">
              <w:r>
                <w:t>Resolve disputes from evidence; record citations or their absence.</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00" w:author="ChatGPT" w:date="2026-09-27T16:51:07Z">
              <w:r>
                <w:delText> Not shown</w:delText>
              </w:r>
            </w:del>
            <w:ins w:id="101"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02" w:author="ChatGPT" w:date="2026-09-27T16:51:07Z">
              <w:r>
                <w:delText> Not assessed</w:delText>
              </w:r>
            </w:del>
            <w:ins w:id="103" w:author="ChatGPT" w:date="2026-09-27T16:51:07Z">
              <w:r>
                <w:t>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del w:id="108" w:author="ChatGPT" w:date="2026-09-27T16:51:07Z">
              <w:r>
                <w:rPr>
                  <w:rFonts w:eastAsia="Times New Roman" w:cs="Times New Roman"/>
                  <w:szCs w:val="24"/>
                </w:rPr>
                <w:delText>A6 Cross-Document Reconciliation</w:delText>
              </w:r>
            </w:del>
            <w:ins w:id="109" w:author="ChatGPT" w:date="2026-09-27T16:51:07Z">
              <w:r>
                <w:rPr>
                  <w:rFonts w:eastAsia="Times New Roman" w:cs="Times New Roman"/>
                  <w:szCs w:val="24"/>
                </w:rPr>
                <w:t>A6 Freeze &amp; Change-Log</w:t>
              </w:r>
            </w:ins>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10" w:author="ChatGPT" w:date="2026-09-27T16:51:07Z">
              <w:r>
                <w:delText> Intended to align documents with source</w:delText>
              </w:r>
            </w:del>
            <w:ins w:id="111" w:author="ChatGPT" w:date="2026-09-27T16:51:07Z">
              <w:r>
                <w:t>Freeze structure for 90 days; log evidence-based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12" w:author="ChatGPT" w:date="2026-09-27T16:51:07Z">
              <w:r>
                <w:delText> Not shown</w:delText>
              </w:r>
            </w:del>
            <w:ins w:id="113"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14" w:author="ChatGPT" w:date="2026-09-27T16:51:07Z">
              <w:r>
                <w:delText> Not assessed</w:delText>
              </w:r>
            </w:del>
            <w:ins w:id="115" w:author="ChatGPT" w:date="2026-09-27T16:51:07Z">
              <w:r>
                <w:t>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del w:id="120" w:author="ChatGPT" w:date="2026-09-27T16:51:07Z">
              <w:r>
                <w:rPr>
                  <w:rFonts w:eastAsia="Times New Roman" w:cs="Times New Roman"/>
                  <w:szCs w:val="24"/>
                </w:rPr>
                <w:delText>A7 Drift Diagnostics &amp; Rollback</w:delText>
              </w:r>
            </w:del>
            <w:ins w:id="121" w:author="ChatGPT" w:date="2026-09-27T16:51:07Z">
              <w:r>
                <w:rPr>
                  <w:rFonts w:eastAsia="Times New Roman" w:cs="Times New Roman"/>
                  <w:szCs w:val="24"/>
                </w:rPr>
                <w:t>A7 Rung Trigger Evaluation (RTE)</w:t>
              </w:r>
            </w:ins>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22" w:author="ChatGPT" w:date="2026-09-27T16:51:07Z">
              <w:r>
                <w:delText> Intended to aid error recovery</w:delText>
              </w:r>
            </w:del>
            <w:ins w:id="123" w:author="ChatGPT" w:date="2026-09-27T16:51:07Z">
              <w:r>
                <w:t>Calculate which action thresholds are met from supplied inputs.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24" w:author="ChatGPT" w:date="2026-09-27T16:51:07Z">
              <w:r>
                <w:delText> Not shown</w:delText>
              </w:r>
            </w:del>
            <w:ins w:id="125"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26" w:author="ChatGPT" w:date="2026-09-27T16:51:07Z">
              <w:r>
                <w:delText> Not assessed</w:delText>
              </w:r>
            </w:del>
            <w:ins w:id="127" w:author="ChatGPT" w:date="2026-09-27T16:51:07Z">
              <w:r>
                <w:t>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del w:id="132" w:author="ChatGPT" w:date="2026-09-27T16:51:07Z">
              <w:r>
                <w:rPr>
                  <w:rFonts w:eastAsia="Times New Roman" w:cs="Times New Roman"/>
                  <w:szCs w:val="24"/>
                </w:rPr>
                <w:delText>A8 Permissioned Actions &amp; Approvals</w:delText>
              </w:r>
            </w:del>
            <w:ins w:id="133" w:author="ChatGPT" w:date="2026-09-27T16:51:07Z">
              <w:r>
                <w:rPr>
                  <w:rFonts w:eastAsia="Times New Roman" w:cs="Times New Roman"/>
                  <w:szCs w:val="24"/>
                </w:rPr>
                <w:t>A8 Gift-Capture Governor (GCG)</w:t>
              </w:r>
            </w:ins>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 w:author="ChatGPT" w:date="2026-09-27T16:51:07Z">
              <w:r>
                <w:delText> Intended to control changes</w:delText>
              </w:r>
            </w:del>
            <w:ins w:id="135" w:author="ChatGPT" w:date="2026-09-27T16:51:07Z">
              <w:r>
                <w:t>Apply the lockout; record upside-consolidation decisions.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 w:author="ChatGPT" w:date="2026-09-27T16:51:07Z">
              <w:r>
                <w:delText> Not shown</w:delText>
              </w:r>
            </w:del>
            <w:ins w:id="137"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 w:author="ChatGPT" w:date="2026-09-27T16:51:07Z">
              <w:r>
                <w:delText> Not assessed</w:delText>
              </w:r>
            </w:del>
            <w:ins w:id="139" w:author="ChatGPT" w:date="2026-09-27T16:51:07Z">
              <w:r>
                <w:t>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del w:id="144" w:author="ChatGPT" w:date="2026-09-27T16:51:07Z">
              <w:r>
                <w:rPr>
                  <w:rFonts w:eastAsia="Times New Roman" w:cs="Times New Roman"/>
                  <w:szCs w:val="24"/>
                </w:rPr>
                <w:delText>A9 Compaction &amp; State Notes</w:delText>
              </w:r>
            </w:del>
            <w:ins w:id="145" w:author="ChatGPT" w:date="2026-09-27T16:51:07Z">
              <w:r>
                <w:rPr>
                  <w:rFonts w:eastAsia="Times New Roman" w:cs="Times New Roman"/>
                  <w:szCs w:val="24"/>
                </w:rPr>
                <w:t>A9 Error Handling &amp; Self-Critique</w:t>
              </w:r>
            </w:ins>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46" w:author="ChatGPT" w:date="2026-09-27T16:51:07Z">
              <w:r>
                <w:delText> Intended to aid context management</w:delText>
              </w:r>
            </w:del>
            <w:ins w:id="147" w:author="ChatGPT" w:date="2026-09-27T16:51:07Z">
              <w:r>
                <w:t>Defer action when canonical data are missing; flag uncertainty.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48" w:author="ChatGPT" w:date="2026-09-27T16:51:07Z">
              <w:r>
                <w:delText> Not shown</w:delText>
              </w:r>
            </w:del>
            <w:ins w:id="149"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50" w:author="ChatGPT" w:date="2026-09-27T16:51:07Z">
              <w:r>
                <w:delText> Not assessed</w:delText>
              </w:r>
            </w:del>
            <w:ins w:id="151" w:author="ChatGPT" w:date="2026-09-27T16:51:07Z">
              <w:r>
                <w:t>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del w:id="156" w:author="ChatGPT" w:date="2026-09-27T16:51:07Z">
              <w:r>
                <w:rPr>
                  <w:rFonts w:eastAsia="Times New Roman" w:cs="Times New Roman"/>
                  <w:szCs w:val="24"/>
                </w:rPr>
                <w:delText>A10 Emotional Stability Hook</w:delText>
              </w:r>
            </w:del>
            <w:ins w:id="157" w:author="ChatGPT" w:date="2026-09-27T16:51:07Z">
              <w:r>
                <w:rPr>
                  <w:rFonts w:eastAsia="Times New Roman" w:cs="Times New Roman"/>
                  <w:szCs w:val="24"/>
                </w:rPr>
                <w:t>A10 Emotional Stability Hook (ESH)</w:t>
              </w:r>
            </w:ins>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58" w:author="ChatGPT" w:date="2026-09-27T16:51:07Z">
              <w:r>
                <w:delText> Intended to prompt a pause before high-risk actions</w:delText>
              </w:r>
            </w:del>
            <w:ins w:id="159" w:author="ChatGPT" w:date="2026-09-27T16:51:07Z">
              <w:r>
                <w:t>Pause at defined stress gates; restate the decision, then proceed or defer.</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60" w:author="ChatGPT" w:date="2026-09-27T16:51:07Z">
              <w:r>
                <w:delText> Not shown</w:delText>
              </w:r>
            </w:del>
            <w:ins w:id="161" w:author="ChatGPT" w:date="2026-09-27T16:51:07Z">
              <w:r>
                <w:t>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62" w:author="ChatGPT" w:date="2026-09-27T16:51:07Z">
              <w:r>
                <w:delText> Not assessed</w:delText>
              </w:r>
            </w:del>
            <w:ins w:id="163" w:author="ChatGPT" w:date="2026-09-27T16:51:07Z">
              <w:r>
                <w:t>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proposed control stack has technical, human, process, and evaluation constraints. The available records do not establish the reliability gains claimed elsewhere in the paper, so those gains are not treated here as verified outcomes.</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assumes sustained human participation. Its cadence rituals, checkpoints, and freeze policies are intended to support oversight; the available records do not establish adherence to these practices or their effect on errors or reliability.</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t w:space="preserve"> This section presents a proposed procedure for individuals and small teams. It is intended to organise work with minimal tools, an explicit cadence, and checkpoints; the available records do not establish that it achieves long-horizon stability.</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using a document editor, a spreadsheet, and a shared file directory with version tracking; this setup was not evaluated here.</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Strategy Master (.docx or .md): proposed location for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Canonical Numbers Sheet (.xlsx or .csv): proposed location for validated numeric values.</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a one-week rollout sequence: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del w:id="164" w:author="ChatGPT" w:date="2026-09-27T16:51:07Z">
              <w:r>
                <w:rPr>
                  <w:rFonts w:eastAsia="Times New Roman" w:cs="Times New Roman"/>
                  <w:szCs w:val="24"/>
                </w:rPr>
                <w:delText>A1 - A3</w:delText>
              </w:r>
            </w:del>
            <w:ins w:id="165" w:author="ChatGPT" w:date="2026-09-27T16:51:07Z">
              <w:r>
                <w:rPr>
                  <w:rFonts w:eastAsia="Times New Roman" w:cs="Times New Roman"/>
                  <w:szCs w:val="24"/>
                </w:rPr>
                <w:t>A1 - A2</w:t>
              </w:r>
            </w:ins>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del w:id="172" w:author="ChatGPT" w:date="2026-09-27T16:51:07Z">
              <w:r>
                <w:rPr>
                  <w:rFonts w:eastAsia="Times New Roman" w:cs="Times New Roman"/>
                  <w:szCs w:val="24"/>
                </w:rPr>
                <w:delText>Run a reconciliation walk-through; verify numeric paths and file registry; establish checksum log.</w:delText>
              </w:r>
            </w:del>
            <w:ins w:id="173" w:author="ChatGPT" w:date="2026-09-27T16:51:07Z">
              <w:r>
                <w:rPr>
                  <w:rFonts w:eastAsia="Times New Roman" w:cs="Times New Roman"/>
                  <w:szCs w:val="24"/>
                </w:rPr>
                <w:t>Run a numeric-source and challenge walk-through; verify source paths and record unresolved items.</w:t>
              </w:r>
            </w:ins>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del w:id="166" w:author="ChatGPT" w:date="2026-09-27T16:51:07Z">
              <w:r>
                <w:rPr>
                  <w:rFonts w:eastAsia="Times New Roman" w:cs="Times New Roman"/>
                  <w:szCs w:val="24"/>
                </w:rPr>
                <w:delText>A4 - A6</w:delText>
              </w:r>
            </w:del>
            <w:ins w:id="167" w:author="ChatGPT" w:date="2026-09-27T16:51:07Z">
              <w:r>
                <w:rPr>
                  <w:rFonts w:eastAsia="Times New Roman" w:cs="Times New Roman"/>
                  <w:szCs w:val="24"/>
                </w:rPr>
                <w:t>A1, A2, A5</w:t>
              </w:r>
            </w:ins>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del w:id="168" w:author="ChatGPT" w:date="2026-09-27T16:51:07Z">
              <w:r>
                <w:rPr>
                  <w:rFonts w:eastAsia="Times New Roman" w:cs="Times New Roman"/>
                  <w:szCs w:val="24"/>
                </w:rPr>
                <w:delText>A9</w:delText>
              </w:r>
            </w:del>
            <w:ins w:id="169" w:author="ChatGPT" w:date="2026-09-27T16:51:07Z">
              <w:r>
                <w:rPr>
                  <w:rFonts w:eastAsia="Times New Roman" w:cs="Times New Roman"/>
                  <w:szCs w:val="24"/>
                </w:rPr>
                <w:t>A3</w:t>
              </w:r>
            </w:ins>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del w:id="174" w:author="ChatGPT" w:date="2026-09-27T16:51:07Z">
              <w:r>
                <w:rPr>
                  <w:rFonts w:eastAsia="Times New Roman" w:cs="Times New Roman"/>
                  <w:szCs w:val="24"/>
                </w:rPr>
                <w:delText>Freeze artefacts; archive superseded versions; confirm permission logic and approvals.</w:delText>
              </w:r>
            </w:del>
            <w:ins w:id="175" w:author="ChatGPT" w:date="2026-09-27T16:51:07Z">
              <w:r>
                <w:rPr>
                  <w:rFonts w:eastAsia="Times New Roman" w:cs="Times New Roman"/>
                  <w:szCs w:val="24"/>
                </w:rPr>
                <w:t>Freeze artefacts and log changes; exercise the gift-capture lockout; test the pause at high-risk gates.</w:t>
              </w:r>
            </w:ins>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del w:id="170" w:author="ChatGPT" w:date="2026-09-27T16:51:07Z">
              <w:r>
                <w:rPr>
                  <w:rFonts w:eastAsia="Times New Roman" w:cs="Times New Roman"/>
                  <w:szCs w:val="24"/>
                </w:rPr>
                <w:delText>A8 - A10</w:delText>
              </w:r>
            </w:del>
            <w:ins w:id="171" w:author="ChatGPT" w:date="2026-09-27T16:51:07Z">
              <w:r>
                <w:rPr>
                  <w:rFonts w:eastAsia="Times New Roman" w:cs="Times New Roman"/>
                  <w:szCs w:val="24"/>
                </w:rPr>
                <w:t>A6, A8, A10</w:t>
              </w:r>
            </w:ins>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Proposed 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Where practical, keep one current file per artefact and record versions to avoid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Record a source identifier for each number where available; flag figures without traceable sources.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A checklist may be used before execution as an A4 safeguard.</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30" w:author="ChatGPT" w:date="2026-09-27T16:51:07Z">
        <w:r>
          <w:delText> Human confirmation may be retained for critical writes under A8.</w:delText>
        </w:r>
      </w:del>
      <w:ins w:id="31" w:author="ChatGPT" w:date="2026-09-27T16:51:07Z">
        <w:r>
          <w:t>Human confirmation may be retained for critical writes through the A4 Execution Guard.</w:t>
        </w:r>
      </w:ins>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t w:space="preserve"> A freeze period may be used for controlled changes; document exceptions and version updates.</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del w:id="28" w:author="ChatGPT" w:date="2026-09-27T16:51:07Z">
        <w:r>
          <w:delText> Teams could consider lightweight automation, such as validating A1 lookups, updating A3 checksums, or scheduling A9 digest reminders. These are proposed options; their effects were not evaluated.</w:delText>
        </w:r>
      </w:del>
      <w:ins w:id="29" w:author="ChatGPT" w:date="2026-09-27T16:51:07Z">
        <w:r>
          <w:t>Teams could consider lightweight automation, such as validating A1 lookups, generating A3 compaction digests, or prompting an A10 pause at defined high-risk gates. These are proposed options; their effects were not evaluated.</w:t>
        </w:r>
      </w:ins>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t w:space="preserve"> Expected Benefits (not verified)</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establish a typical 4–6 week reduction in rework or quantify such a reduction.</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t w:space="preserve"> A fatigue index based on session length and correction rate is proposed, but no values or validated measurement are available.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32" w:author="ChatGPT" w:date="2026-09-27T16:51:07Z">
        <w:r>
          <w:delText> Zero policy breaches under A8 are not substantiated by the available records.</w:delText>
        </w:r>
      </w:del>
      <w:ins w:id="33" w:author="ChatGPT" w:date="2026-09-27T16:51:07Z">
        <w:r>
          <w:t>The claim of zero policy breaches under the control stack is not substantiated by the available records.</w:t>
        </w:r>
      </w:ins>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t w:space="preserve"> Full reproducibility of numeric decisions across audit cycles is not demonstrated in the available records.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disciplined simplicity—few files, explicit gates, and provenance—as an approach to human–AI collaboration. The available records do not demonstrate that this approach produced dependable outcomes.</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del w:id="36" w:author="ChatGPT" w:date="2026-09-27T16:51:07Z">
        <w:r>
          <w:delText> The framework is presented as a proposal for responsible autonomy rather than full automation. It describes A1–A10 as incorporating human-in-the-loop safeguards intended to support transparency, informed consent, and psychological stability; the available records do not verify their implementation or effects.</w:delText>
        </w:r>
      </w:del>
      <w:ins w:id="37" w:author="ChatGPT" w:date="2026-09-27T16:51:07Z">
        <w:r>
          <w:t>The paper presents the A1–A10 stack as a proposed workflow with human checkpoints; the available records do not verify its implementation or effects.</w:t>
        </w:r>
      </w:ins>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del w:id="34" w:author="ChatGPT" w:date="2026-09-27T16:51:07Z">
        <w:r>
          <w:delText> The paper describes human-approval gates at A4, A8, and A10 and states that irreversible decisions require confirmation. Available records do not verify that these gates operated or establish that they preserved accountability or prevented silent delegation.</w:delText>
        </w:r>
      </w:del>
      <w:ins w:id="35" w:author="ChatGPT" w:date="2026-09-27T16:51:07Z">
        <w:r>
          <w:t>The paper describes a pre-action check (A4), a lockout (A8), and a pause at high-risk gates (A10), and states that irreversible decisions require confirmation. Available records do not verify that these safeguards operated or establish that they preserved accountability or prevented silent delegation.</w:t>
        </w:r>
      </w:ins>
    </w:p>
    <w:p w14:paraId="0E1D93D3"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characterises its approach as human-on-the-loop. Available material does not establish that oversight was continuous or that it maintained efficiency without reducing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Long-horizon collaboration may involve fatigue and confirmation bias. A10 proposes a pause before contentious or high-stakes actions; available records do not establish how often it was used or its effects on impulsive behaviour or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t w:space="preserve"> Daily pulses, weekly reviews, and quarterly freezes are proposed routines. Available records do not establish their use or an effect on emotional equilibrium or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proposes controls for consent, provenance, and psychological safety. The available records do not establish that these controls make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Future work could examine multi-agent scaling, cross-domain reproducibility, and statistical benchmarking. Fully open, peer-audited systems are another proposed direction; whether they could improve long-horizon reliability remains to be evaluated.</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In summary, the paper proposes simplicity, separation, and cadence as design principles; their effect on reliability was not established.</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are proposed principles, not verified guarantees that collaboration will endure.</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thanks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Rishi Sood designed the research and maintained the authoritative artefacts.</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Rishi Sood is the sole author of this manuscript.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t w:space="preserve"> Final review, approval, and responsibility for the manuscript rest with the human author.</w:t>
      </w:r>
    </w:p>
    <w:p>
      <w:pPr>
        <w:keepNext/>
        <w:keepLines/>
        <w:spacing w:after="120" w:line="276" w:lineRule="auto"/>
        <w:ind w:firstLine="720"/>
        <w:contextualSpacing/>
        <w:jc w:val="both"/>
        <w:rPr>
          <w:rFonts w:eastAsia="Times New Roman" w:cs="Times New Roman"/>
          <w:b/>
          <w:i/>
          <w:szCs w:val="24"/>
        </w:rPr>
      </w:pPr>
      <w:r>
        <w:rPr>
          <w:rFonts w:eastAsia="Times New Roman" w:cs="Times New Roman"/>
          <w:b/>
          <w:i/>
          <w:szCs w:val="24"/>
        </w:rPr>
        <w:t>Generative AI Use Disclosure</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ChatGPT (GPT-5) was used to assist with implementing and documenting the control algorithms, generating analytical summaries, and drafting supporting text. The author reviewed and edited the AI-assisted material and takes responsibility for the final manuscript.</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This work received no external funding. The author provided all resources voluntarily.</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declares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manuscript provides no public link to the underlying data, canonical artefacts, audit logs, or templates. Their availability on request and any planned supplementary release remain to be confirmed.</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No supplementary materials or stable repository link are identified in this version.</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(2025, September 29). Effective context engineering for AI agents.</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Engineering. https://www.anthropic.com/engineering/effective-context-engineering-for-ai-agents</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Lewis, P., et al. (2020). Retrieval-augmented generation for knowledge-intensive NLP tasks.</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Advances in Neural Information Processing Systems, 33.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pPr>
        <w:keepNext/>
        <w:keepLines/>
        <w:spacing w:after="120" w:line="240" w:lineRule="auto"/>
        <w:ind w:hanging="284"/>
        <w:contextualSpacing/>
        <w:jc w:val="both"/>
        <w:rPr>
          <w:rFonts w:eastAsia="Calibri" w:cs="Times New Roman"/>
          <w:szCs w:val="24"/>
        </w:rPr>
      </w:pPr>
      <w:r>
        <w:t w:space="preserve">Vaccaro, M., Almaatouq, A., &amp; Malone, T. (2024). When combinations of humans and AI are useful: A systematic review and meta-analysis. Nature Human Behaviour, 8, 2293–2303. https://doi.org/10.1038/s41562-024-02024-1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t w:space="preserve"> </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t w:space="preserve"> </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t w:space="preserve"> </w:t>
      </w:r>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Illustrative pseudocode sketches for the ten proposed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sketches have not been executed or validated; determinism, language independence, and reproducibility are not established.</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12 audit cycles; the underlying logs were not supplied for independent verification.</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91% average drift reduction and a 64% decrease in mean recovery latency; neither calculation nor its source observations could be independently verified.</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SHA-256 hashes and parent–child links were used. Source files and calculation records were not supplied, so hash integrity and reproducibility were not independently verified.</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pPr>
        <w:keepNext/>
        <w:keepLines/>
        <w:spacing w:after="120" w:line="276" w:lineRule="auto"/>
        <w:ind w:firstLine="720"/>
        <w:contextualSpacing/>
        <w:jc w:val="both"/>
        <w:rPr>
          <w:rFonts w:eastAsia="Times New Roman" w:cs="Times New Roman"/>
          <w:b/>
          <w:i/>
          <w:szCs w:val="24"/>
        </w:rPr>
      </w:pPr>
      <w:r>
        <w:t w:space="preserve"> Illustrative values transcribed from the previous version of this manuscript; the underlying conversation, digest, and calculations were not supplied for independent verification.</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del w:id="38" w:author="ChatGPT" w:date="2026-09-27T16:51:07Z">
        <w:r>
          <w:rPr>
            <w:rFonts w:eastAsia="Times New Roman" w:cs="Times New Roman"/>
            <w:szCs w:val="24"/>
          </w:rPr>
          <w:delText>Delta:  0.02 % drift detected; reconciled via A6.</w:delText>
        </w:r>
      </w:del>
      <w:ins w:id="39" w:author="ChatGPT" w:date="2026-09-27T16:51:07Z">
        <w:r>
          <w:rPr>
            <w:rFonts w:eastAsia="Times New Roman" w:cs="Times New Roman"/>
            <w:szCs w:val="24"/>
          </w:rPr>
          <w:t>Delta:  0.02 % drift detected and reconciled; the underlying calculation and record were not supplied for independent verification.</w:t>
        </w:r>
      </w:ins>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92.7% compression ratio and semantic deviation below 0.5%; neither figure was independently verified.</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p>
      <w:pPr>
        <w:keepNext/>
        <w:keepLines/>
        <w:spacing w:after="120" w:line="276" w:lineRule="auto"/>
        <w:ind w:firstLine="720"/>
        <w:contextualSpacing/>
        <w:jc w:val="both"/>
        <w:rPr>
          <w:rFonts w:eastAsia="Times New Roman" w:cs="Times New Roman"/>
          <w:szCs w:val="24"/>
        </w:rPr>
      </w:pPr>
      <w:r>
        <w:t w:space="preserve"> Snapshot values are reproduced from the previous version of this manuscript; hash fragments, timestamps, and parent links have not been independently verified.</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integrity was verified using chained hashes; the source files were not supplied for an independent check.</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Example reconciliation matrix reproduced from the previous version of this manuscript; the cited source artefacts were not supplied for independent verification.</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t w:space="preserve"> §4.2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r>
              <w:t w:space="preserve"> Sheet §A</w:t>
            </w: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t w:space="preserve"> §4.3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r>
              <w:t w:space="preserve"> Sheet §A</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t w:space="preserve"> §3.5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r>
              <w:t w:space="preserve"> Sheet §B</w:t>
            </w: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del w:id="40" w:author="ChatGPT" w:date="2026-09-27T16:51:07Z">
        <w:r>
          <w:delText> The previous version of this manuscript reports zero discrepancies after A6 activation; that count could not be independently verified.</w:delText>
        </w:r>
      </w:del>
      <w:ins w:id="41" w:author="ChatGPT" w:date="2026-09-27T16:51:07Z">
        <w:r>
          <w:t>The previous version of this manuscript reports zero discrepancies after a control activation; that count could not be independently verified.</w:t>
        </w:r>
      </w:ins>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p>
      <w:pPr>
        <w:spacing w:after="120" w:line="276" w:lineRule="auto"/>
        <w:ind w:firstLine="720"/>
        <w:contextualSpacing/>
        <w:jc w:val="both"/>
        <w:rPr>
          <w:rFonts w:eastAsia="Times New Roman" w:cs="Times New Roman"/>
          <w:i/>
          <w:szCs w:val="24"/>
        </w:rPr>
      </w:pPr>
      <w:r>
        <w:t w:space="preserve"> Checklist entries reproduce assertions in the previous version of this manuscript. Supporting records for consent, redaction, audit integrity, and override status were not supplied for independent verification.</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p>
      <w:pPr>
        <w:keepNext/>
        <w:keepLines/>
        <w:spacing w:after="120" w:line="276" w:lineRule="auto"/>
        <w:ind w:firstLine="720"/>
        <w:contextualSpacing/>
        <w:jc w:val="both"/>
        <w:rPr>
          <w:rFonts w:eastAsia="Times New Roman" w:cs="Times New Roman"/>
          <w:b/>
          <w:i/>
          <w:szCs w:val="24"/>
        </w:rPr>
      </w:pPr>
      <w:r>
        <w:t w:space="preserve"> This timetable is proposed; the manuscript does not establish that these intervals improve reliability or stability.</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t w:space="preserve"> Recorded history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pPr>
        <w:keepNext/>
        <w:keepLines/>
        <w:spacing w:after="120" w:line="276" w:lineRule="auto"/>
        <w:ind w:firstLine="720"/>
        <w:contextualSpacing/>
        <w:jc w:val="both"/>
        <w:rPr>
          <w:rFonts w:eastAsia="Times New Roman" w:cs="Times New Roman"/>
          <w:b/>
          <w:i/>
          <w:szCs w:val="24"/>
        </w:rPr>
      </w:pPr>
      <w:r>
        <w:t w:space="preserve"> The item numbers below follow the original registry numbering; entries 2–5 are not included in this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lists the following materials; no public links are provided here, so availability for replication is unverified.</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names repository ID RMAI-2025-10-25, but provides no resolvable repository link; the identifier and contents are unverified.</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ageBreakBefore/>
        <w:keepNext/>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keepNext/>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keepNext/>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schematic linking the three authoritative artefacts to selected control-stack components.</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keepNext/>
      </w:pPr>
      <w:del w:id="42" w:author="ChatGPT" w:date="2026-09-27T16:51:07Z">
        <w:r>
          <w:rPr>
            <w:rFonts w:eastAsia="Times New Roman" w:cs="Times New Roman"/>
            <w:szCs w:val="24"/>
          </w:rPr>
          <w:delText>The diagram places the Strategy Master, Canonical Numbers Sheet, and Life System Master alongside Compaction, Execution Guard (A4), and Challenge Protocol (A5).</w:delText>
        </w:r>
      </w:del>
      <w:ins w:id="43" w:author="ChatGPT" w:date="2026-09-27T16:51:07Z">
        <w:r>
          <w:rPr>
            <w:rFonts w:eastAsia="Times New Roman" w:cs="Times New Roman"/>
            <w:szCs w:val="24"/>
          </w:rPr>
          <w:t>The diagram places the Strategy Master, Canonical Numbers Sheet, and Life System Master alongside Compaction (A3), Execution Guard (A4), and Challenge Protocol (A5).</w:t>
        </w:r>
      </w:ins>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arrows show proposed relationships; they are not verified dependencies or a complete process flow.</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Schematic linking the Strategy Master, Canonical Numbers Sheet, and Life System Master with selected control-stack components."/>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ageBreakBefore/>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layout of control-stack components and the links shown between them.</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diagram shows A1 → A2 → A3, A4 → A5 → A6, A4 → A7, A5 → A8, and A6 → A9–A10. These are proposed links, not validated dependencies.</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Proposed A1–A10 control layout: A1 to A2 to A3; A4 to A5 to A6; A4 to A7; A5 to A8; A6 to A9–A10."/>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