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del w:id="1393" w:author="ChatGPT" w:date="2026-09-27T14:24:16Z">
              <w:r>
                <w:delText w:space="preserve">Medium </w:delText>
              </w:r>
            </w:del>
            <w:ins w:id="1394" w:author="ChatGPT" w:date="2026-09-27T14:24:16Z">
              <w:r>
                <w:t w:space="preserve"> Not assessed</w:t>
              </w:r>
            </w:ins>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del w:id="1373" w:author="ChatGPT" w:date="2026-09-27T14:24:16Z">
              <w:r>
                <w:delText w:space="preserve">High </w:delText>
              </w:r>
            </w:del>
            <w:ins w:id="1374" w:author="ChatGPT" w:date="2026-09-27T14:24:16Z">
              <w:r>
                <w:t w:space="preserve"> Not assessed</w:t>
              </w:r>
            </w:ins>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del w:id="1321" w:author="ChatGPT" w:date="2026-09-27T14:24:16Z">
        <w:r>
          <w:delText w:space="preserve">Across twelve audit cycles, the control stack (A1–A10) demonstrated measurable reliability gains. Quantitative evaluation showed an overall 91 % reduction in numeric drift and 68 % decline in file-churn frequency compared with the baseline month preceding canonicalisation.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 </w:delText>
        </w:r>
      </w:del>
      <w:ins w:id="1322" w:author="ChatGPT" w:date="2026-09-27T14:24:16Z">
        <w:r>
          <w:t w:space="preserve"> The available records do not substantiate the reported twelve audit cycles, reliability gains, percentage changes, participant reports, or compaction loss rate. These claims are therefore not presented here as findings.</w:t>
        </w:r>
      </w:ins>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del w:id="1323" w:author="ChatGPT" w:date="2026-09-27T14:24:16Z">
        <w:r>
          <w:delText w:space="preserve">The data confirm that reliability arises not from larger context windows but from engineered process control. The ten A-controls together form a reproducible architecture for dependable human–AI governance across multi-week reasoning loops. </w:delText>
        </w:r>
      </w:del>
      <w:ins w:id="1324" w:author="ChatGPT" w:date="2026-09-27T14:24:16Z">
        <w:r>
          <w:t w:space="preserve"> The paper proposes the ten A-controls as a process-control framework. The available evidence does not establish that the controls produced reliability gains or that the architecture is reproducible across multi-week reasoning loops.</w:t>
        </w:r>
      </w:ins>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del w:id="1325" w:author="ChatGPT" w:date="2026-09-27T14:24:16Z">
        <w:r>
          <w:delText w:space="preserve">Table 2 — A-Control Effectiveness Summary </w:delText>
        </w:r>
      </w:del>
      <w:ins w:id="1326" w:author="ChatGPT" w:date="2026-09-27T14:24:16Z">
        <w:r>
          <w:t w:space="preserve"> Table 2 — A-Control Intended Roles and Evidence Status</w:t>
        </w:r>
      </w:ins>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del w:id="1327" w:author="ChatGPT" w:date="2026-09-27T14:24:16Z">
              <w:r>
                <w:delText w:space="preserve">Primary Effect </w:delText>
              </w:r>
            </w:del>
            <w:ins w:id="1328" w:author="ChatGPT" w:date="2026-09-27T14:24:16Z">
              <w:r>
                <w:t w:space="preserve"> Intended Role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del w:id="1329" w:author="ChatGPT" w:date="2026-09-27T14:24:16Z">
              <w:r>
                <w:delText w:space="preserve">Observed Outcome </w:delText>
              </w:r>
            </w:del>
            <w:ins w:id="1330" w:author="ChatGPT" w:date="2026-09-27T14:24:16Z">
              <w:r>
                <w:t w:space="preserve"> Evidence Status</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del w:id="1331" w:author="ChatGPT" w:date="2026-09-27T14:24:16Z">
              <w:r>
                <w:delText w:space="preserve">Confidence </w:delText>
              </w:r>
            </w:del>
            <w:ins w:id="1332" w:author="ChatGPT" w:date="2026-09-27T14:24:16Z">
              <w:r>
                <w:t w:space="preserve"> Rating</w:t>
              </w:r>
            </w:ins>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1333" w:author="ChatGPT" w:date="2026-09-27T14:24:16Z">
              <w:r>
                <w:delText w:space="preserve">Removes numeric fabrication </w:delText>
              </w:r>
            </w:del>
            <w:ins w:id="1334" w:author="ChatGPT" w:date="2026-09-27T14:24:16Z">
              <w:r>
                <w:t w:space="preserve"> Intended to reduce numeric errors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1353" w:author="ChatGPT" w:date="2026-09-27T14:24:16Z">
              <w:r>
                <w:delText w:space="preserve">−93 % numeric errors </w:delText>
              </w:r>
            </w:del>
            <w:ins w:id="135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1375" w:author="ChatGPT" w:date="2026-09-27T14:24:16Z">
              <w:r>
                <w:delText w:space="preserve">High </w:delText>
              </w:r>
            </w:del>
            <w:ins w:id="1376" w:author="ChatGPT" w:date="2026-09-27T14:24:16Z">
              <w:r>
                <w:t w:space="preserve"> 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1335" w:author="ChatGPT" w:date="2026-09-27T14:24:16Z">
              <w:r>
                <w:delText w:space="preserve">Eliminates conflicting values </w:delText>
              </w:r>
            </w:del>
            <w:ins w:id="1336" w:author="ChatGPT" w:date="2026-09-27T14:24:16Z">
              <w:r>
                <w:t w:space="preserve"> Intended to limit value conflicts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1355" w:author="ChatGPT" w:date="2026-09-27T14:24:16Z">
              <w:r>
                <w:delText w:space="preserve">0 unresolved discrepancies </w:delText>
              </w:r>
            </w:del>
            <w:ins w:id="135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1377" w:author="ChatGPT" w:date="2026-09-27T14:24:16Z">
              <w:r>
                <w:delText w:space="preserve">High </w:delText>
              </w:r>
            </w:del>
            <w:ins w:id="1378" w:author="ChatGPT" w:date="2026-09-27T14:24:16Z">
              <w:r>
                <w:t w:space="preserve"> 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1337" w:author="ChatGPT" w:date="2026-09-27T14:24:16Z">
              <w:r>
                <w:delText w:space="preserve">Prevents version confusion </w:delText>
              </w:r>
            </w:del>
            <w:ins w:id="1338" w:author="ChatGPT" w:date="2026-09-27T14:24:16Z">
              <w:r>
                <w:t w:space="preserve"> Intended to support file-version tracking</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1357" w:author="ChatGPT" w:date="2026-09-27T14:24:16Z">
              <w:r>
                <w:delText w:space="preserve">−72 % file churn </w:delText>
              </w:r>
            </w:del>
            <w:ins w:id="135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1379" w:author="ChatGPT" w:date="2026-09-27T14:24:16Z">
              <w:r>
                <w:delText w:space="preserve">High </w:delText>
              </w:r>
            </w:del>
            <w:ins w:id="1380" w:author="ChatGPT" w:date="2026-09-27T14:24:16Z">
              <w:r>
                <w:t w:space="preserve"> 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1339" w:author="ChatGPT" w:date="2026-09-27T14:24:16Z">
              <w:r>
                <w:delText w:space="preserve">Reduces speculative drafts </w:delText>
              </w:r>
            </w:del>
            <w:ins w:id="1340" w:author="ChatGPT" w:date="2026-09-27T14:24:16Z">
              <w:r>
                <w:t w:space="preserve"> Intended to limit speculative drafts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1359" w:author="ChatGPT" w:date="2026-09-27T14:24:16Z">
              <w:r>
                <w:delText w:space="preserve">−65 % non-final iterations </w:delText>
              </w:r>
            </w:del>
            <w:ins w:id="136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1389" w:author="ChatGPT" w:date="2026-09-27T14:24:16Z">
              <w:r>
                <w:delText w:space="preserve">Medium-High </w:delText>
              </w:r>
            </w:del>
            <w:ins w:id="1390" w:author="ChatGPT" w:date="2026-09-27T14:24:16Z">
              <w:r>
                <w:t w:space="preserve"> 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1341" w:author="ChatGPT" w:date="2026-09-27T14:24:16Z">
              <w:r>
                <w:delText w:space="preserve">Improves verification rate </w:delText>
              </w:r>
            </w:del>
            <w:ins w:id="1342" w:author="ChatGPT" w:date="2026-09-27T14:24:16Z">
              <w:r>
                <w:t w:space="preserve"> Intended to prompt verification</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361" w:author="ChatGPT" w:date="2026-09-27T14:24:16Z">
              <w:r>
                <w:delText w:space="preserve">+82 % validated numerics </w:delText>
              </w:r>
            </w:del>
            <w:ins w:id="136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381" w:author="ChatGPT" w:date="2026-09-27T14:24:16Z">
              <w:r>
                <w:delText w:space="preserve">High </w:delText>
              </w:r>
            </w:del>
            <w:ins w:id="1382" w:author="ChatGPT" w:date="2026-09-27T14:24:16Z">
              <w:r>
                <w:t w:space="preserve"> 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343" w:author="ChatGPT" w:date="2026-09-27T14:24:16Z">
              <w:r>
                <w:delText w:space="preserve">Maintains canonical consistency </w:delText>
              </w:r>
            </w:del>
            <w:ins w:id="1344" w:author="ChatGPT" w:date="2026-09-27T14:24:16Z">
              <w:r>
                <w:t w:space="preserve"> Intended to align documents with source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363" w:author="ChatGPT" w:date="2026-09-27T14:24:16Z">
              <w:r>
                <w:delText w:space="preserve">&lt; 0.5 % mismatch incidents </w:delText>
              </w:r>
            </w:del>
            <w:ins w:id="136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383" w:author="ChatGPT" w:date="2026-09-27T14:24:16Z">
              <w:r>
                <w:delText w:space="preserve">High </w:delText>
              </w:r>
            </w:del>
            <w:ins w:id="1384" w:author="ChatGPT" w:date="2026-09-27T14:24:16Z">
              <w:r>
                <w:t w:space="preserve"> 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345" w:author="ChatGPT" w:date="2026-09-27T14:24:16Z">
              <w:r>
                <w:delText w:space="preserve">Accelerates error recovery </w:delText>
              </w:r>
            </w:del>
            <w:ins w:id="1346" w:author="ChatGPT" w:date="2026-09-27T14:24:16Z">
              <w:r>
                <w:t w:space="preserve"> Intended to aid error recovery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365" w:author="ChatGPT" w:date="2026-09-27T14:24:16Z">
              <w:r>
                <w:delText w:space="preserve">Recovery time → 64 % </w:delText>
              </w:r>
            </w:del>
            <w:ins w:id="136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385" w:author="ChatGPT" w:date="2026-09-27T14:24:16Z">
              <w:r>
                <w:delText w:space="preserve">High </w:delText>
              </w:r>
            </w:del>
            <w:ins w:id="1386" w:author="ChatGPT" w:date="2026-09-27T14:24:16Z">
              <w:r>
                <w:t w:space="preserve"> 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7" w:author="ChatGPT" w:date="2026-09-27T14:24:16Z">
              <w:r>
                <w:delText w:space="preserve">Prevents unauthorised changes </w:delText>
              </w:r>
            </w:del>
            <w:ins w:id="1348" w:author="ChatGPT" w:date="2026-09-27T14:24:16Z">
              <w:r>
                <w:t w:space="preserve"> Intended to control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7" w:author="ChatGPT" w:date="2026-09-27T14:24:16Z">
              <w:r>
                <w:delText w:space="preserve">0 policy breaches </w:delText>
              </w:r>
            </w:del>
            <w:ins w:id="136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7" w:author="ChatGPT" w:date="2026-09-27T14:24:16Z">
              <w:r>
                <w:delText w:space="preserve">High </w:delText>
              </w:r>
            </w:del>
            <w:ins w:id="1388" w:author="ChatGPT" w:date="2026-09-27T14:24:16Z">
              <w:r>
                <w:t w:space="preserve"> 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349" w:author="ChatGPT" w:date="2026-09-27T14:24:16Z">
              <w:r>
                <w:delText w:space="preserve">Reduces context rot and fatigue </w:delText>
              </w:r>
            </w:del>
            <w:ins w:id="1350" w:author="ChatGPT" w:date="2026-09-27T14:24:16Z">
              <w:r>
                <w:t w:space="preserve"> Intended to aid context management</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369" w:author="ChatGPT" w:date="2026-09-27T14:24:16Z">
              <w:r>
                <w:delText w:space="preserve">−62 % cognitive load index </w:delText>
              </w:r>
            </w:del>
            <w:ins w:id="137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391" w:author="ChatGPT" w:date="2026-09-27T14:24:16Z">
              <w:r>
                <w:delText w:space="preserve">Medium-High </w:delText>
              </w:r>
            </w:del>
            <w:ins w:id="1392" w:author="ChatGPT" w:date="2026-09-27T14:24:16Z">
              <w:r>
                <w:t w:space="preserve"> 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351" w:author="ChatGPT" w:date="2026-09-27T14:24:16Z">
              <w:r>
                <w:delText w:space="preserve">Eliminates stress-driven errors </w:delText>
              </w:r>
            </w:del>
            <w:ins w:id="1352" w:author="ChatGPT" w:date="2026-09-27T14:24:16Z">
              <w:r>
                <w:t w:space="preserve"> Intended to prompt a pause before high-risk actions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371" w:author="ChatGPT" w:date="2026-09-27T14:24:16Z">
              <w:r>
                <w:delText w:space="preserve">0 E5 events post-pause </w:delText>
              </w:r>
            </w:del>
            <w:ins w:id="137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395" w:author="ChatGPT" w:date="2026-09-27T14:24:16Z">
              <w:r>
                <w:delText w:space="preserve">Medium </w:delText>
              </w:r>
            </w:del>
            <w:ins w:id="1396" w:author="ChatGPT" w:date="2026-09-27T14:24:16Z">
              <w:r>
                <w:t w:space="preserve"> 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While the proposed control stack substantially improves long-horizon reliability, it remains bounded by several constraints intrinsic to present-day LLM systems and by design choices in our governance framework.</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section translates the framework into a deployable procedure for individuals and small teams. The goal is to achieve long-horizon stability without enterprise infrastructure. The adoption sequence emphasises minimal tools, explicit cadence, and verifiable checkpoints.</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Implementation requires only a document editor, a spreadsheet, and a shared file directory with version tracking.</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Strategy Master (.docx or .md): holds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Canonical Numbers Sheet (.xlsx or .csv): stores all validated numeric truth.</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Life System Master (.docx): defines cadence and audit procedures.</w:t>
      </w:r>
      <w:r w:rsidRPr="00BC7EF4">
        <w:rPr>
          <w:rFonts w:eastAsia="Times New Roman" w:cs="Times New Roman"/>
          <w:szCs w:val="24"/>
        </w:rPr>
        <w:br/>
        <w:t>One human operator (“strategist”) and one AI agent (“analyst”) suffice. Additional reviewers may be added for compliance but are not required.</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proceeds in a one-week cycle: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One live file per artefact — no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Every number has an origin ID — no anonymous figures.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No execution without checklist completion (A4).</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Human confirmation for critical writes (A8).</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Freeze = sacred — breaches require documented reason + version bump.</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Weekly audits ensure canonical-to-strategy parity. Each quarter, perform a “drift diagnostic”: compare hashes of frozen files; reconcile any divergence. Compaction summaries replace full logs every 30 days, maintaining continuity while controlling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Teams may introduce lightweight automation: a script validating A1 lookups, a macro for A3 checksum updates, or scheduled reminders for A9 digest generation. These augment, not replace, the governance covenant.</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Expected Benefits</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After 4–6 weeks, typical outcomes include:% reduction in rework due to missing or conflicting data,</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rsidRPr="00BC7EF4">
        <w:rPr>
          <w:rFonts w:eastAsia="Times New Roman" w:cs="Times New Roman"/>
          <w:szCs w:val="24"/>
        </w:rPr>
        <w:t xml:space="preserve"> drop in fatigue index (measured by session length × correction rate),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zero policy breaches recorded under A8,</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and full reproducibility of numeric decisions across audit cycles.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playbook demonstrates that dependable human–AI collaboration arises not from heavier software stacks but from disciplined simplicity—few files, explicit gates, immutable provenance.</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governance model developed here centres on responsible autonomy rather than full automation. Every control (A1–A10) embeds a human-in-the-loop safeguard to ensure transparency, informed consent, and psychological stability.</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artefacts—Strategy Master, Canonical Numbers Sheet, and Life System Master—store only procedural and numeric data. No personal identifiers, financial accounts, or live feeds are retained. Screenshots used for execution are transient and deleted after reconciliation.</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canonical entry carries an origin ID and timestamp, satisfying provenance and chain-of-custody requirements. Audit logs are immutable but redactable: structural data remain public; sensitive context remains private.</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enforces human approval at key gates (A4, A8, A10). The AI system proposes; the human disposes. No irreversible decision executes without explicit confirmation. This preserves accountability and prevents silent delegation to the model.</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Ethical posture aligns with emerging “human-on-the-loop” frameworks: oversight remains continuous yet lightweight, ensuring efficiency without eroding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rituals (daily pulse, weekly review, quarterly freeze) act as safety valves, maintaining emotional equilibrium while preserving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system is not designed for coercive persuasion, surveillance, or autonomous financial execution. Its scope is confined to decision-support contexts where informed consent and revocability are guaranteed.</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By codifying consent, provenance, and psychological safeguards into its control stack, this framework transforms ethical aspiration into engineered practice—making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