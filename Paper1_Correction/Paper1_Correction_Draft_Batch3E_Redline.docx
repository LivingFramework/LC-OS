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del w:id="1397" w:author="ChatGPT" w:date="2026-09-27T14:35:10Z">
        <w:r>
          <w:delText w:space="preserve">While the proposed control stack substantially improves long-horizon reliability, it remains bounded by several constraints intrinsic to present-day LLM systems and by design choices in our governance framework. </w:delText>
        </w:r>
      </w:del>
      <w:ins w:id="1398" w:author="ChatGPT" w:date="2026-09-27T14:35:10Z">
        <w:r>
          <w:t w:space="preserve"> The proposed control stack has technical, human, process, and evaluation constraints. The available records do not establish the reliability gains claimed elsewhere in the paper, so those gains are not treated here as verified outcomes.</w:t>
        </w:r>
      </w:ins>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del w:id="1399" w:author="ChatGPT" w:date="2026-09-27T14:35:10Z">
        <w:r>
          <w:delText w:space="preserve">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 </w:delText>
        </w:r>
      </w:del>
      <w:ins w:id="1400" w:author="ChatGPT" w:date="2026-09-27T14:35:10Z">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ins>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del w:id="1401" w:author="ChatGPT" w:date="2026-09-27T14:35:10Z">
        <w:r>
          <w:delText w:space="preserve">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 </w:delText>
        </w:r>
      </w:del>
      <w:ins w:id="1402" w:author="ChatGPT" w:date="2026-09-27T14:35:10Z">
        <w:r>
          <w:t w:space="preserve"> The framework assumes sustained human participation. Its cadence rituals, checkpoints, and freeze policies are intended to support oversight; the available records do not establish adherence to these practices or their effect on errors or reliability.</w:t>
        </w:r>
      </w:ins>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del w:id="1403" w:author="ChatGPT" w:date="2026-09-27T14:35:10Z">
        <w:r>
          <w:delText w:space="preserve">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 </w:delText>
        </w:r>
      </w:del>
      <w:ins w:id="1404" w:author="ChatGPT" w:date="2026-09-27T14:35:10Z">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ins>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del w:id="1405" w:author="ChatGPT" w:date="2026-09-27T14:35:10Z">
        <w:r>
          <w:delText w:space="preserve">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 </w:delText>
        </w:r>
      </w:del>
      <w:ins w:id="1406" w:author="ChatGPT" w:date="2026-09-27T14:35:10Z">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ins>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del w:id="1407" w:author="ChatGPT" w:date="2026-09-27T14:35:10Z">
        <w:r>
          <w:delText w:space="preserve">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 </w:delText>
        </w:r>
      </w:del>
      <w:ins w:id="1408" w:author="ChatGPT" w:date="2026-09-27T14:35:10Z">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ins>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del w:id="1409" w:author="ChatGPT" w:date="2026-09-27T14:35:10Z">
        <w:r>
          <w:delText w:space="preserve">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 </w:delText>
        </w:r>
      </w:del>
      <w:ins w:id="1410" w:author="ChatGPT" w:date="2026-09-27T14:35:10Z">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ins>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del w:id="1411" w:author="ChatGPT" w:date="2026-09-27T14:41:40Z">
        <w:r>
          <w:delText w:space="preserve">This section translates the framework into a deployable procedure for individuals and small teams. The goal is to achieve long-horizon stability without enterprise infrastructure. The adoption sequence emphasises minimal tools, explicit cadence, and verifiable checkpoints. </w:delText>
        </w:r>
      </w:del>
      <w:ins w:id="1412" w:author="ChatGPT" w:date="2026-09-27T14:41:40Z">
        <w:r>
          <w:t w:space="preserve"> This section presents a proposed procedure for individuals and small teams. It is intended to organise work with minimal tools, an explicit cadence, and checkpoints; the available records do not establish that it achieves long-horizon stability.</w:t>
        </w:r>
      </w:ins>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del w:id="1413" w:author="ChatGPT" w:date="2026-09-27T14:41:40Z">
        <w:r>
          <w:delText w:space="preserve">Implementation requires only a document editor, a spreadsheet, and a shared file directory with version tracking. </w:delText>
        </w:r>
      </w:del>
      <w:ins w:id="1414" w:author="ChatGPT" w:date="2026-09-27T14:41:40Z">
        <w:r>
          <w:t w:space="preserve"> The playbook proposes using a document editor, a spreadsheet, and a shared file directory with version tracking; this setup was not evaluated here.</w:t>
        </w:r>
      </w:ins>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5" w:author="ChatGPT" w:date="2026-09-27T14:41:40Z">
        <w:r>
          <w:delText w:space="preserve">Strategy Master (.docx or .md): holds rules, logic, and narrative. </w:delText>
        </w:r>
      </w:del>
      <w:ins w:id="1416" w:author="ChatGPT" w:date="2026-09-27T14:41:40Z">
        <w:r>
          <w:t w:space="preserve"> Strategy Master (.docx or .md): proposed location for rules, logic, and narrative.</w:t>
        </w:r>
      </w:ins>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del w:id="1417" w:author="ChatGPT" w:date="2026-09-27T14:41:40Z">
        <w:r>
          <w:delText w:space="preserve">Canonical Numbers Sheet (.xlsx or .csv): stores all validated numeric truth. </w:delText>
        </w:r>
      </w:del>
      <w:ins w:id="1418" w:author="ChatGPT" w:date="2026-09-27T14:41:40Z">
        <w:r>
          <w:t w:space="preserve"> Canonical Numbers Sheet (.xlsx or .csv): proposed location for validated numeric values.</w:t>
        </w:r>
      </w:ins>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del w:id="1419" w:author="ChatGPT" w:date="2026-09-27T14:41:40Z">
        <w:r>
          <w:delText w:space="preserve">Life System Master (.docx): defines cadence and audit procedures.
One human operator (“strategist”) and one AI agent (“analyst”) suffice. Additional reviewers may be added for compliance but are not required. </w:delText>
        </w:r>
      </w:del>
      <w:ins w:id="1420" w:author="ChatGPT" w:date="2026-09-27T14:41:40Z">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ins>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del w:id="1421" w:author="ChatGPT" w:date="2026-09-27T14:41:40Z">
        <w:r>
          <w:delText w:space="preserve">Deployment proceeds in a one-week cycle: </w:delText>
        </w:r>
      </w:del>
      <w:ins w:id="1422" w:author="ChatGPT" w:date="2026-09-27T14:41:40Z">
        <w:r>
          <w:t w:space="preserve"> The playbook proposes a one-week rollout sequence:</w:t>
        </w:r>
      </w:ins>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del w:id="1423" w:author="ChatGPT" w:date="2026-09-27T14:41:40Z">
        <w:r>
          <w:delText w:space="preserve">Guardrails: </w:delText>
        </w:r>
      </w:del>
      <w:ins w:id="1424" w:author="ChatGPT" w:date="2026-09-27T14:41:40Z">
        <w:r>
          <w:t w:space="preserve"> Proposed guardrails:</w:t>
        </w:r>
      </w:ins>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5" w:author="ChatGPT" w:date="2026-09-27T14:41:40Z">
        <w:r>
          <w:delText w:space="preserve">One live file per artefact — no parallel drafts. </w:delText>
        </w:r>
      </w:del>
      <w:ins w:id="1426" w:author="ChatGPT" w:date="2026-09-27T14:41:40Z">
        <w:r>
          <w:t w:space="preserve"> Where practical, keep one current file per artefact and record versions to avoid parallel drafts.</w:t>
        </w:r>
      </w:ins>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7" w:author="ChatGPT" w:date="2026-09-27T14:41:40Z">
        <w:r>
          <w:delText w:space="preserve">Every number has an origin ID — no anonymous figures. </w:delText>
        </w:r>
      </w:del>
      <w:ins w:id="1428" w:author="ChatGPT" w:date="2026-09-27T14:41:40Z">
        <w:r>
          <w:t w:space="preserve"> Record a source identifier for each number where available; flag figures without traceable sources.</w:t>
        </w:r>
      </w:ins>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29" w:author="ChatGPT" w:date="2026-09-27T14:41:40Z">
        <w:r>
          <w:delText w:space="preserve">No execution without checklist completion (A4). </w:delText>
        </w:r>
      </w:del>
      <w:ins w:id="1430" w:author="ChatGPT" w:date="2026-09-27T14:41:40Z">
        <w:r>
          <w:t w:space="preserve"> A checklist may be used before execution as an A4 safeguard.</w:t>
        </w:r>
      </w:ins>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del w:id="1431" w:author="ChatGPT" w:date="2026-09-27T14:41:40Z">
        <w:r>
          <w:delText w:space="preserve">Human confirmation for critical writes (A8). </w:delText>
        </w:r>
      </w:del>
      <w:ins w:id="1432" w:author="ChatGPT" w:date="2026-09-27T14:41:40Z">
        <w:r>
          <w:t w:space="preserve"> Human confirmation may be retained for critical writes under A8.</w:t>
        </w:r>
      </w:ins>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del w:id="1433" w:author="ChatGPT" w:date="2026-09-27T14:41:40Z">
        <w:r>
          <w:delText w:space="preserve">Freeze = sacred — breaches require documented reason + version bump. </w:delText>
        </w:r>
      </w:del>
      <w:ins w:id="1434" w:author="ChatGPT" w:date="2026-09-27T14:41:40Z">
        <w:r>
          <w:t w:space="preserve"> A freeze period may be used for controlled changes; document exceptions and version updates.</w:t>
        </w:r>
      </w:ins>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del w:id="1435" w:author="ChatGPT" w:date="2026-09-27T14:41:40Z">
        <w:r>
          <w:delText w:space="preserve">Weekly audits ensure canonical-to-strategy parity. Each quarter, perform a “drift diagnostic”: compare hashes of frozen files; reconcile any divergence. Compaction summaries replace full logs every 30 days, maintaining continuity while controlling token growth. </w:delText>
        </w:r>
      </w:del>
      <w:ins w:id="1436" w:author="ChatGPT" w:date="2026-09-27T14:41:40Z">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ins>
    </w:p>
    <w:p w14:paraId="3610DB77" w14:textId="77777777" w:rsidR="00BD40F3" w:rsidRDefault="00B6649B" w:rsidP="00385F52">
      <w:pPr>
        <w:spacing w:after="120" w:line="276" w:lineRule="auto"/>
        <w:ind w:firstLine="720"/>
        <w:contextualSpacing/>
        <w:jc w:val="both"/>
        <w:rPr>
          <w:rFonts w:eastAsia="Times New Roman" w:cs="Times New Roman"/>
          <w:szCs w:val="24"/>
        </w:rPr>
      </w:pPr>
      <w:del w:id="1437" w:author="ChatGPT" w:date="2026-09-27T14:41:40Z">
        <w:r>
          <w:delText w:space="preserve">Teams may introduce lightweight automation: a script validating A1 lookups, a macro for A3 checksum updates, or scheduled reminders for A9 digest generation. These augment, not replace, the governance covenant. </w:delText>
        </w:r>
      </w:del>
      <w:ins w:id="1438" w:author="ChatGPT" w:date="2026-09-27T14:41:40Z">
        <w:r>
          <w:t w:space="preserve"> Teams could consider lightweight automation, such as validating A1 lookups, updating A3 checksums, or scheduling A9 digest reminders. These are proposed options; their effects were not evaluated.</w:t>
        </w:r>
      </w:ins>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del w:id="1439" w:author="ChatGPT" w:date="2026-09-27T14:41:40Z">
        <w:r>
          <w:delText w:space="preserve">Expected Benefits </w:delText>
        </w:r>
      </w:del>
      <w:ins w:id="1440" w:author="ChatGPT" w:date="2026-09-27T14:41:40Z">
        <w:r>
          <w:t w:space="preserve"> Expected Benefits (not verified)</w:t>
        </w:r>
      </w:ins>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del w:id="1441" w:author="ChatGPT" w:date="2026-09-27T14:41:40Z">
        <w:r>
          <w:delText w:space="preserve">After 4–6 weeks, typical outcomes include:% reduction in rework due to missing or conflicting data, </w:delText>
        </w:r>
      </w:del>
      <w:ins w:id="1442" w:author="ChatGPT" w:date="2026-09-27T14:41:40Z">
        <w:r>
          <w:t w:space="preserve"> The available records do not establish a typical 4–6 week reduction in rework or quantify such a reduction.</w:t>
        </w:r>
      </w:ins>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del w:id="1443" w:author="ChatGPT" w:date="2026-09-27T14:41:40Z">
        <w:r>
          <w:delText w:space="preserve"> drop in fatigue index (measured by session length × correction rate), </w:delText>
        </w:r>
      </w:del>
      <w:ins w:id="1444" w:author="ChatGPT" w:date="2026-09-27T14:41:40Z">
        <w:r>
          <w:t w:space="preserve"> A fatigue index based on session length and correction rate is proposed, but no values or validated measurement are available.</w:t>
        </w:r>
      </w:ins>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5" w:author="ChatGPT" w:date="2026-09-27T14:41:40Z">
        <w:r>
          <w:delText w:space="preserve">zero policy breaches recorded under A8, </w:delText>
        </w:r>
      </w:del>
      <w:ins w:id="1446" w:author="ChatGPT" w:date="2026-09-27T14:41:40Z">
        <w:r>
          <w:t w:space="preserve"> Zero policy breaches under A8 are not substantiated by the available records.</w:t>
        </w:r>
      </w:ins>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del w:id="1447" w:author="ChatGPT" w:date="2026-09-27T14:41:40Z">
        <w:r>
          <w:delText w:space="preserve">and full reproducibility of numeric decisions across audit cycles. </w:delText>
        </w:r>
      </w:del>
      <w:ins w:id="1448" w:author="ChatGPT" w:date="2026-09-27T14:41:40Z">
        <w:r>
          <w:t w:space="preserve"> Full reproducibility of numeric decisions across audit cycles is not demonstrated in the available records.</w:t>
        </w:r>
      </w:ins>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del w:id="1449" w:author="ChatGPT" w:date="2026-09-27T14:41:40Z">
        <w:r>
          <w:delText w:space="preserve">The playbook demonstrates that dependable human–AI collaboration arises not from heavier software stacks but from disciplined simplicity—few files, explicit gates, immutable provenance. </w:delText>
        </w:r>
      </w:del>
      <w:ins w:id="1450" w:author="ChatGPT" w:date="2026-09-27T14:41:40Z">
        <w:r>
          <w:t w:space="preserve"> The playbook proposes disciplined simplicity—few files, explicit gates, and provenance—as an approach to human–AI collaboration. The available records do not demonstrate that this approach produced dependable outcomes.</w:t>
        </w:r>
      </w:ins>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