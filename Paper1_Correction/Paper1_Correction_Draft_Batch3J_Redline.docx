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del w:id="1000" w:author="ChatGPT" w:date="2026-09-24T20:20:07Z">
        <w:r>
          <w:delText w:space="preserve">This paper presents a practical governance blueprint for sustaining reliable, long-horizon collaboration between a human strategist and an AI system (ChatGPT, GPT-5) through deliberate context engineering. Rather than optimizing prompts in isolation, we structure state across sessions—files, numbers, and cadence—so reasoning remains accurate, auditable, and resilient over weeks.</w:delText>
        </w:r>
      </w:del>
      <w:ins w:id="1001" w:author="ChatGPT" w:date="2026-09-24T20:20:07Z">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ins>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del w:id="1002" w:author="ChatGPT" w:date="2026-09-24T20:20:07Z">
        <w:r>
          <w:delText w:space="preserve">Our approach is anchored in three authoritative artefacts that separate concerns and prevent drift: Strategy Master (textual truth), Canonical Numbers Sheet (numeric truth), and Life System Master (cadence/governance). Information flows in a controlled, verifiable pipeline: Strategy → Canonical Numbers → Execution → Audit (→ Freeze). This canonical-arrow notation (→) encodes the direction of truth and reduces ambiguous edits.</w:delText>
        </w:r>
      </w:del>
      <w:ins w:id="1003" w:author="ChatGPT" w:date="2026-09-24T20:20:07Z">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ins>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Reliability is enforced by ten execution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 Accuracy &gt; Speed — slow is smooth, smooth is fast.</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A2 Single Source of Truth — numbers come only from Canonical.</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A3 File Registry &amp; Checksums — one live file; versions traceable.</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A4 No Placeholders in Outputs — drafts only; finals must be real.</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A5 Sanity Checks &amp; Unit Tests (numbers) — verify before publish.</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A6 Cross-Document Reconciliation — Strategy ↔ Canonical must match.</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A7 Drift Diagnostics &amp; Rollback — detect, revert, and note cause.</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A8 Permissioned Actions &amp; Approvals — gated changes; explicit okays.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A9 Compaction &amp; State Notes — summarize long history safely.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A10 Audit Trail &amp; Release Process — freeze, log, and archive.</w:t>
      </w:r>
    </w:p>
    <w:p>
      <w:ins w:id="1096" w:author="ChatGPT" w:date="2026-09-26T21:32:20Z">
        <w:r>
          <w:t w:space="preserve">Historical terminology note. The published paper uses two incompatible mappings for A1–A10. This correction preserves that inconsistency and does not assign control-specific outcomes to either mapping.</w:t>
        </w:r>
      </w:ins>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del w:id="1004" w:author="ChatGPT" w:date="2026-09-24T20:20:07Z">
        <w:r>
          <w:delText w:space="preserve">Outcomes observed. File churn collapsed 19 → 3 canonical artefacts; numeric disagreements became rare and quickly resolvable; recovery from breakdowns shortened; and qualitative load (fatigue, re-work anxiety) decreased. Crucially, opportunistic upside (“gifts”) was captured without distorting ladders or violating freeze regimes, because the controls localize change and preserve intent.</w:delText>
        </w:r>
      </w:del>
      <w:ins w:id="1005" w:author="ChatGPT" w:date="2026-09-24T20:20:07Z">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ins>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del w:id="1006" w:author="ChatGPT" w:date="2026-09-24T20:20:07Z">
        <w:r>
          <w:delText w:space="preserve">Why this matters. LLMs excel at generation but degrade under context rot, unbounded memory, and rushed iteration. Treating context as a finite, governed resource—with minimal working memory, verifiable numbers, and frozen checkpoints—yields coherence over time without heavy infrastructure. The blueprint scales down to individuals and up to small teams in domains where correctness and provenance matter (research, investment procedures, legal/ops).</w:delText>
        </w:r>
      </w:del>
      <w:ins w:id="1007" w:author="ChatGPT" w:date="2026-09-24T20:20:07Z">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ins>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del w:id="1008" w:author="ChatGPT" w:date="2026-09-24T20:20:07Z">
        <w:r>
          <w:delText w:space="preserve">Adoption path (one week). Day 1: create the three authoritative files, port all numbers to Canonical. Days 2–3: enable A1, A2, A4, A6. Days 4–5: add A3, A5, A10; run a reconciliation walk-through. Day 7: freeze and begin weekly audits with compaction notes (A9). From then on: Strategy → Canonical → Execution → Audit or do not proceed.</w:delText>
        </w:r>
      </w:del>
      <w:ins w:id="1009" w:author="ChatGPT" w:date="2026-09-24T20:20:07Z">
        <w:r>
          <w:t w:space="preserve">Adoption path (illustrative). The one-week sequence described later is an illustrative workflow, not a validated deployment protocol.</w:t>
        </w:r>
      </w:ins>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del w:id="1010" w:author="ChatGPT" w:date="2026-09-24T20:20:07Z">
        <w:r>
          <w:delText w:space="preserve">Bottom line. Long-horizon reliability is a product of process design, not model size: keep the context small, the truth central, and the gates simple.</w:delText>
        </w:r>
      </w:del>
      <w:ins w:id="1011" w:author="ChatGPT" w:date="2026-09-24T20:20:07Z">
        <w:r>
          <w:t w:space="preserve">Bottom line. The paper presents process design as a proposed way to support long-horizon reliability. It does not establish that the proposed controls are effective or superior to model-scale, longer-context, or alternative approaches.</w:t>
        </w:r>
      </w:ins>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del w:id="1012" w:author="ChatGPT" w:date="2026-09-24T20:20:07Z">
        <w:r>
          <w:delText w:space="preserve">This paper introduces a structured governance framework for sustaining reliable, long-horizon collaboration between humans and large language models (LLMs) through deliberate context engineering. It examines a live partnership between a human strategist and an AI system (ChatGPT, GPT-5) focused on maintaining accuracy, auditability, and coherence across extended reasoning cycles.</w:delText>
        </w:r>
      </w:del>
      <w:ins w:id="1013" w:author="ChatGPT" w:date="2026-09-24T20:20:07Z">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ins>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del w:id="1014" w:author="ChatGPT" w:date="2026-09-24T20:20:07Z">
        <w:r>
          <w:delText w:space="preserve">At the center of the framework are three authoritative artefacts that stabilize and separate layers of truth: Strategy Master (textual truth), Canonical Numbers Sheet (numeric truth), and Life System Master (cadence and governance). These artefacts are connected through a canonical information pipeline, expressed as Strategy → Canonical → Execution → Audit (→ Freeze), which governs data flow and eliminates ambiguity.</w:delText>
        </w:r>
      </w:del>
      <w:ins w:id="1015" w:author="ChatGPT" w:date="2026-09-24T20:20:07Z">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ins>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1016" w:author="ChatGPT" w:date="2026-09-24T20:20:07Z">
        <w:r>
          <w:delText w:space="preserve">Reliability is enforced through ten execution controls (A1–A10) that define operational discipline: Accuracy over Speed, Single Source of Truth, Cross-Document Reconciliation, Drift Diagnostics, and Audit Trail Management, among others. Collectively, these controls transform an AI assistant into a durable cognitive partner capable of consistent reasoning over time.</w:delText>
        </w:r>
      </w:del>
      <w:ins w:id="1017" w:author="ChatGPT" w:date="2026-09-24T20:20:07Z">
        <w:r>
          <w:t w:space="preserve">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del w:id="1018" w:author="ChatGPT" w:date="2026-09-24T20:20:07Z">
        <w:r>
          <w:delText w:space="preserve">Empirical outcomes from the collaboration include a reduction in file churn from nineteen to three canonical artefacts, near-zero numeric discrepancies, faster reconciliation, and decreased cognitive fatigue. The results demonstrate that sustained reliability emerges not from model scale or parameter count but from engineered process control and structured context management.</w:delText>
        </w:r>
      </w:del>
      <w:ins w:id="1019" w:author="ChatGPT" w:date="2026-09-24T20:20:07Z">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ins>
    </w:p>
    <w:p w14:paraId="02623164" w14:textId="77777777" w:rsidR="00BD40F3" w:rsidRDefault="00B6649B" w:rsidP="00385F52">
      <w:pPr>
        <w:spacing w:after="120" w:line="276" w:lineRule="auto"/>
        <w:ind w:firstLine="720"/>
        <w:contextualSpacing/>
        <w:jc w:val="both"/>
        <w:rPr>
          <w:rFonts w:eastAsia="Times New Roman" w:cs="Times New Roman"/>
          <w:szCs w:val="24"/>
        </w:rPr>
      </w:pPr>
      <w:del w:id="1020" w:author="ChatGPT" w:date="2026-09-24T20:20:07Z">
        <w:r>
          <w:delText w:space="preserve">By treating context as a finite, governable resource and combining minimal tooling with disciplined cadence, this method delivers enterprise-grade traceability and stability to small-team and individual workflows. The framework offers a transferable foundation for research, strategy, and operational settings where correctness, provenance, and long-term coherence are essential.</w:delText>
        </w:r>
      </w:del>
      <w:ins w:id="1021" w:author="ChatGPT" w:date="2026-09-24T20:20:07Z">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ins>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del w:id="1625" w:author="ChatGPT" w:date="2026-09-27T16:05:19Z">
        <w:r>
          <w:rPr>
            <w:rFonts w:eastAsia="Times New Roman" w:cs="Times New Roman"/>
            <w:szCs w:val="24"/>
          </w:rPr>
          <w:delText>We frame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we engineer the surrounding process so that mistakes have few paths to propagate. This follows the maxim: simplicity scales; entropy does not.</w:delText>
        </w:r>
      </w:del>
      <w:ins w:id="1626" w:author="ChatGPT" w:date="2026-09-27T16:05:19Z">
        <w:r>
          <w:rPr>
            <w:rFonts w:eastAsia="Times New Roman" w:cs="Times New Roman"/>
            <w:szCs w:val="24"/>
          </w:rPr>
          <w:t>The paper frames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the proposed process is designed so that mistakes have few paths to propagate. This follows the maxim: simplicity scales; entropy does not.</w:t>
        </w:r>
      </w:ins>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del w:id="1627" w:author="ChatGPT" w:date="2026-09-27T16:05:19Z">
        <w:r>
          <w:rPr>
            <w:rFonts w:eastAsia="Times New Roman" w:cs="Times New Roman"/>
            <w:szCs w:val="24"/>
          </w:rPr>
          <w:delText>Our method has three components.</w:delText>
        </w:r>
      </w:del>
      <w:ins w:id="1628" w:author="ChatGPT" w:date="2026-09-27T16:05:19Z">
        <w:r>
          <w:rPr>
            <w:rFonts w:eastAsia="Times New Roman" w:cs="Times New Roman"/>
            <w:szCs w:val="24"/>
          </w:rPr>
          <w:t>The method has three components.</w:t>
        </w:r>
      </w:ins>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del w:id="1022" w:author="ChatGPT" w:date="2026-09-24T20:20:07Z">
        <w:r>
          <w:delTex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cannot drive decisions. This separation removes an entire class of fabrication and recall errors.</w:delText>
        </w:r>
      </w:del>
      <w:ins w:id="1023" w:author="ChatGPT" w:date="2026-09-24T20:20:07Z">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ins>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cantSplit/>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Accuracy &gt; Speed</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Prioritise verification over throughput.</w:t>
            </w:r>
          </w:p>
        </w:tc>
      </w:tr>
      <w:tr w:rsidR="00BD40F3" w:rsidRPr="00BC7EF4" w14:paraId="713B3F3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Single Source of Truth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Enforce canonical lookup for all numeric values.</w:t>
            </w:r>
          </w:p>
        </w:tc>
      </w:tr>
      <w:tr w:rsidR="00BD40F3" w:rsidRPr="00BC7EF4" w14:paraId="75EDA95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Registry &amp; Checksums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Guarantee one live file and version traceability.</w:t>
            </w:r>
          </w:p>
        </w:tc>
      </w:tr>
      <w:tr w:rsidR="00BD40F3" w:rsidRPr="00BC7EF4" w14:paraId="5645D0C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 Placeholders in Outputs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Forbid speculative or incomplete content in finals.</w:t>
            </w:r>
          </w:p>
        </w:tc>
      </w:tr>
      <w:tr w:rsidR="00BD40F3" w:rsidRPr="00BC7EF4" w14:paraId="72CE7703"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Sanity Checks &amp; Unit Tests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Validate numerics and logic before publication.</w:t>
            </w:r>
          </w:p>
        </w:tc>
      </w:tr>
      <w:tr w:rsidR="00BD40F3" w:rsidRPr="00BC7EF4" w14:paraId="1681BF14"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Cross-Document Reconciliation</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Keep Strategy ↔ Canonical consistency verified.</w:t>
            </w:r>
          </w:p>
        </w:tc>
      </w:tr>
      <w:tr w:rsidR="00BD40F3" w:rsidRPr="00BC7EF4" w14:paraId="1562E47B"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 Diagnostics &amp; Rollback</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Detect anomalies early, revert, and annotate causes.</w:t>
            </w:r>
          </w:p>
        </w:tc>
      </w:tr>
      <w:tr w:rsidR="00BD40F3" w:rsidRPr="00BC7EF4" w14:paraId="56D01F74"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Permissioned Actions &amp; Approvals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material changes through explicit consent.</w:t>
            </w:r>
          </w:p>
        </w:tc>
      </w:tr>
      <w:tr w:rsidR="00BD40F3" w:rsidRPr="00BC7EF4" w14:paraId="46A61837"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Notes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Summarise long histories into concise digests.</w:t>
            </w:r>
          </w:p>
        </w:tc>
      </w:tr>
      <w:tr w:rsidR="00BD40F3" w:rsidRPr="00BC7EF4" w14:paraId="7B95FC3F"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 Trail &amp; Release Process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log, and archive artefacts for traceability.</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del w:id="1024" w:author="ChatGPT" w:date="2026-09-24T20:20:07Z">
        <w:r>
          <w:delText w:space="preserve">Together, these controls implement deterministic reasoning inside human–AI loops.</w:delText>
        </w:r>
      </w:del>
      <w:ins w:id="1025" w:author="ChatGPT" w:date="2026-09-24T20:20:07Z">
        <w:r>
          <w:t w:space="preserve">Together, these controls specify documented checkpoints within a human-AI workflow. They do not make model reasoning deterministic.</w:t>
        </w:r>
      </w:ins>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del w:id="1026" w:author="ChatGPT" w:date="2026-09-24T20:20:07Z">
        <w:r>
          <w:delText w:space="preserve">This paper contributes an applied blueprint rather than a new model. It asks a practical question: How can an existing model remain dependable in the messy, multi-week regime? Our primary case concerns an investment-strategy environment, but the same fragilities appear in research programs, legal case management, product-incident response, and enterprise knowledge operations. We demonstrate that modest structure—a handful of files and explicit control gates—delivers disproportionate reliability gains.</w:delText>
        </w:r>
      </w:del>
      <w:ins w:id="1027" w:author="ChatGPT" w:date="2026-09-24T20:20:07Z">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ins>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del w:id="1028" w:author="ChatGPT" w:date="2026-09-24T20:20:07Z">
        <w:r>
          <w:delText w:space="preserve">Purpose and contribution.  The contribution of this work is twofold. First, it reframes long-horizon AI collaboration as a governance and context-engineering problem, extending existing literature on prompt optimization and agentic design. Second, it operationalizes that reframing through a reproducible file architecture and a lightweight control stack validated in an active deployment. The framework bridges human managerial discipline and machine procedural reliability, providing a template for dependable hybrid cognition.</w:delText>
        </w:r>
      </w:del>
      <w:ins w:id="1029" w:author="ChatGPT" w:date="2026-09-24T20:20:07Z">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ins>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del w:id="1030" w:author="ChatGPT" w:date="2026-09-24T20:20:07Z">
        <w:r>
          <w:delText w:space="preserve">The remainder of the paper proceeds as follows. Section 2 situates our approach within context-engineering and agentic-systems research. Section 3 details the architecture and control stack with worked examples. Section 4 presents results, ablations, and case slices. Section 5 discusses limitations; Section 6 outlines adoption playbooks; Section 7 examines ethics and reproducibility. Section 8 concludes with practical guidance for real-world adoption.</w:delText>
        </w:r>
      </w:del>
      <w:ins w:id="1031" w:author="ChatGPT" w:date="2026-09-24T20:20:07Z">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ins>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del w:id="1032" w:author="ChatGPT" w:date="2026-09-26T20:56:40Z">
        <w:r>
          <w:delText w:space="preserve">The evolution of large-language-model (LLM) methodology has moved from prompt engineering—optimising token sequences—to context engineering, the design of the entire information state that conditions a model during inference. Context engineering treats prompts, memory, retrieval caches, and external tools as components of a single dynamic state vector. It extends optimisation from linguistic expression to context allocation: deciding what subset of tokens most efficiently drives desired behaviour under the model’s limited attention budget O(n²). Recent work explores context-length scaling (LongBench 2023; Needle-in-a-Haystack 2024), memory persistence (He et al., 2023), and agentic orchestration (ReAct, Toolformer, AutoGPT). Yet few studies formalise governance, provenance, or numeric reproducibility. Our framework integrates these neglected dimensions by coupling context engineering with deterministic controls (A1–A10) and canonical separation of text and numerics. We shift focus from inside-the-model optimisation to outside-the-model reliability.</w:delText>
        </w:r>
      </w:del>
      <w:ins w:id="1033" w:author="ChatGPT" w:date="2026-09-26T20:56:40Z">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ins>
      <w:ins w:id="1563" w:author="ChatGPT" w:date="2026-09-27T15:40:40Z">
        <w:r>
          <w:t w:space="preserve"> Illustrative sources include work on context engineering (Anthropic, 2025), human–AI interaction (Amershi et al., 2019), combinations of humans and AI (Vaccaro et al., 2024), retrieval-augmented generation (Lewis et al., 2020), tool use (Schick et al., 2023; Yao et al., 2023), and chain-of-thought prompting (Wei et al., 2022).</w:t>
        </w:r>
      </w:ins>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del w:id="1034" w:author="ChatGPT" w:date="2026-09-26T20:56:40Z">
        <w:r>
          <w:delText w:space="preserve">Prompt engineering tunes token-level phrasing to exploit gradient-trained priors. Context engineering instead manipulates the conditioning set—retrieved passages R, examples E, and history H → C = R ∪ E ∪ H—to maximise output stability. Where prompting searches a local surface in embedding space, context engineering constrains the manifold of admissible states. Anthropic’s Claude Code and OpenAI’s Memory API exemplify this shift. Our approach extends it further: rather than curating raw context, we canonicalise facts via A2 (Single Source of Truth) so every numeric variable x has one authoritative instance x̂ stored in the Canonical Numbers Sheet. This converts context selection into a reproducible lookup operation.</w:delText>
        </w:r>
      </w:del>
      <w:ins w:id="1035" w:author="ChatGPT" w:date="2026-09-26T20:56:40Z">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ins>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del w:id="1036" w:author="ChatGPT" w:date="2026-09-26T20:56:40Z">
        <w:r>
          <w:delText w:space="preserve">Transformer attention cost scales quadratically O(n²), creating an implicit upper bound on coherent token span. Empirically, retrieval accuracy degrades roughly ∝ n⁻⁰·³ once n exceeds training-time averages (Needle-in-a-Haystack Bench 2024). Even architectures using ALiBi (Press et al., 2022) or recurrence (Transformer-XL, RWKV) exhibit gradient diffusion. This “context rot” manifests as temporal non-stationarity in response distributions p(y | x₁…xₙ). Our system treats rot as a physical constraint: we apply A9 (Compaction &amp; State Notes) to compress logs L → L′ while preserving sufficient statistics Σ, minimising KL(L || L′). Thus rot is mitigated procedurally rather than algorithmically (Anthropic Applied AI, 2025).</w:delText>
        </w:r>
      </w:del>
      <w:ins w:id="1037" w:author="ChatGPT" w:date="2026-09-26T20:56:40Z">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ins>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del w:id="1038" w:author="ChatGPT" w:date="2026-09-26T20:56:40Z">
        <w:r>
          <w:delText w:space="preserve">ReAct (Yao et al., 2022) and Toolformer (Schick et al., 2023) enable models to call external functions f ∈ 𝒯 through reasoning-action loops. Each call introduces asynchronous state sₜ₊₁ = f(oₜ), raising issues of partial observability and provenance. Our control A3 (File Registry &amp; Checksums) records ⟨prompt, tool, output⟩ triples with hash h = SHA256(concat(…)), linking every downstream reasoning step to its verified source. This extends ReAct-style autonomy with ledger-level auditability, aligning with MLflow-style experiment tracking but at conversational granularity.</w:delText>
        </w:r>
      </w:del>
      <w:ins w:id="1039" w:author="ChatGPT" w:date="2026-09-26T20:56:40Z">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ins>
      <w:ins w:id="1564" w:author="ChatGPT" w:date="2026-09-27T15:40:40Z">
        <w:r>
          <w:t w:space="preserve"> The cited ReAct and Toolformer papers are Yao et al. (2023) and Schick et al. (2023), respectively.</w:t>
        </w:r>
      </w:ins>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del w:id="1040" w:author="ChatGPT" w:date="2026-09-26T20:56:40Z">
        <w:r>
          <w:delText w:space="preserve">RAG (Lewis et al., 2020) retrieves top-k documents Dₖ via embedding similarity sim(q, d). It improves factual recall but not temporal validity; ∂Dₖ/∂t ≠ 0 as corpora evolve. To stabilise provenance, we couple retrieval with A2 (Single Source of Truth): once Dₖ is used, extracted facts fᵢ are written to canonical storage S and referenced by ID. This yields deterministic regeneration G(q, S, ID) → y without depending on ephemeral retrievers. Our logs show 0 unresolved ID collisions across N = 842 retrieval events in the case study.</w:delText>
        </w:r>
      </w:del>
      <w:ins w:id="1041" w:author="ChatGPT" w:date="2026-09-26T20:56:40Z">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ins>
      <w:ins w:id="1565" w:author="ChatGPT" w:date="2026-09-27T15:40:40Z">
        <w:r>
          <w:t w:space="preserve"> The foundational RAG paper cited here is Lewis et al. (2020).</w:t>
        </w:r>
      </w:ins>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del w:id="1042" w:author="ChatGPT" w:date="2026-09-26T20:56:40Z">
        <w:r>
          <w:delText w:space="preserve">Chain-of-Thought (CoT) prompting (Wei et al., 2022) and Tree-of-Thought (ToT) approaches expose intermediate reasoning paths r₁…rₖ. While these increase interpretability, they inflate token cost and variance Var(y | r) ≈ 0.12 for k &gt; 5. We externalise reasoning control: A1 (Accuracy &gt; Speed) and A5 (Sanity Checks &amp; Unit Tests) enforce deterministic checkpoints between rᵢ. This converts stochastic textual reasoning into a finite-state process rᵢ → rᵢ₊₁ only after validation v(rᵢ)=True. It aligns with formal verification pipelines rather than heuristic self-consistency.</w:delText>
        </w:r>
      </w:del>
      <w:ins w:id="1043" w:author="ChatGPT" w:date="2026-09-26T20:56:40Z">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ins>
      <w:ins w:id="1566" w:author="ChatGPT" w:date="2026-09-27T15:40:40Z">
        <w:r>
          <w:t w:space="preserve"> The chain-of-thought prompting study cited here is Wei et al. (2022).</w:t>
        </w:r>
      </w:ins>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del w:id="1044" w:author="ChatGPT" w:date="2026-09-26T20:56:40Z">
        <w:r>
          <w:delText w:space="preserve">Persistent vector memory mₜ ∈ ℝᵈ retains embeddings across sessions but suffers catastrophic interference ∂mₜ/∂t ≈ βmₜ. Structured note-taking systems (e.g., MemGPT, Gemini 1.5 Memory) partition mₜ into slots ⟨key, value⟩. We implement analogous persistence outside the model: A9 (Compaction &amp; State Notes) and A10 (Audit Trail) store distilled state ζₜ = compress(historical I/O) as human-readable Markdown. This preserves semantic vectors while allowing differential versioning Δζ = ζₜ – ζₜ₋₁. Human audits confirmed zero semantic drift over 12 cycles (&lt; 0.5 % edit distance Δ).</w:delText>
        </w:r>
      </w:del>
      <w:ins w:id="1045" w:author="ChatGPT" w:date="2026-09-26T20:56:40Z">
        <w:r>
          <w:t w:space="preserve">Persistent memory and structured notes can help maintain task state across sessions. Paper 1 describes compaction notes and audit records as a human-readable approach to this problem. It does not establish zero semantic drift or a measured fidelity rate.</w:t>
        </w:r>
      </w:ins>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del w:id="1046" w:author="ChatGPT" w:date="2026-09-26T20:56:40Z">
        <w:r>
          <w:delText w:space="preserve">Summarisation pipelines use encoder–decoder architectures (PEGASUS, LongT5) or token selection (TTDA 2024). Typical loss in factual fidelity ≈ 3 % per 10 k tokens (Zhang et al.). We mitigate by applying bounded-horizon compaction every Δt = 24 h, producing digest δ = Σ × M where M is mutual-information mask. Human review R_h(δ) ensures ∂truth/∂δ → 0. This hybrid summarisation–audit loop, governed by A9, maintains entropy H within ± 0.02 of baseline transcripts, preventing latent meaning collapse.</w:delText>
        </w:r>
      </w:del>
      <w:ins w:id="1047" w:author="ChatGPT" w:date="2026-09-26T20:56:40Z">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ins>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del w:id="1048" w:author="ChatGPT" w:date="2026-09-26T20:56:40Z">
        <w:r>
          <w:delText w:space="preserve">Multi-agent frameworks (AutoGPT, CrewAI, Voyager) decompose tasks across agents aᵢ communicating via shared memory μ. Empirical studies show coordination overhead O(k²) with k agents &gt; 5. We constrain k = 1 (model) + 1 (human), yielding O(1) synchronisation cost. Control A8 (Permissioned Actions) and A6 (Cross-Document Reconciliation) maintain strong consistency μ₁ = μ₂. This “dyadic architecture” optimises interpretability and removes emergent drift common in decentralised agent clusters.</w:delText>
        </w:r>
      </w:del>
      <w:ins w:id="1049" w:author="ChatGPT" w:date="2026-09-26T20:56:40Z">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ins>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del w:id="1050" w:author="ChatGPT" w:date="2026-09-26T20:56:40Z">
        <w:r>
          <w:delText w:space="preserve">Experiment-tracking systems (MLflow, Weights &amp; Biases) log parameters θ and results y for gradient-based models. Conversational systems lack such lineage. We extend that paradigm: each conversational state σₜ has immutable hash hₜ and parent hₜ₋₁, forming Merkle-chain ℳ = {h₀…hₙ}. A3 (File Registry) and A10 (Audit Trail) implement this natively, giving reproducibility parity with supervised ML pipelines. Verification latency &lt; 20 ms per checkpoint (N = 1 024). This operationalises “explainable AI” as traceable AI.</w:delText>
        </w:r>
      </w:del>
      <w:ins w:id="1051" w:author="ChatGPT" w:date="2026-09-26T20:56:40Z">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ins>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del w:id="1052" w:author="ChatGPT" w:date="2026-09-26T20:56:40Z">
        <w:r>
          <w:delText w:space="preserve">Human–AI teaming studies (Klein et al., 2023; NASA TA3 2022) identify optimal trust calibration T ≈ 0.6 – 0.8 (correlation between AI advice and human acceptance). Over-automation (T &gt; 0.9) reduces vigilance; under-automation (T &lt; 0.5) creates fatigue. Our architecture enforces balanced coupling: A8 (Permissioned Actions) keeps T bounded by requiring human confirmation for critical writes, while A10 (Emotional Stability Hook) modulates tone to prevent escalation loops. This yields sustainable cognitive load C ≈ C₀ + ε ≤ 1.1 C₀ after 50 sessions.</w:delText>
        </w:r>
      </w:del>
      <w:ins w:id="1053" w:author="ChatGPT" w:date="2026-09-26T20:56:40Z">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ins>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del w:id="1054" w:author="ChatGPT" w:date="2026-09-26T20:56:40Z">
        <w:r>
          <w:delText w:space="preserve">Across these domains, reliability has been pursued through model scaling (N ↑) or parameter fine-tuning (θ ′ = θ + Δ). Our contribution redefines reliability as a property of context governance. By embedding provenance, compaction, and cadence controls (A1–A10) into human–AI workflows, we align with but extend context-engineering literature toward lifecycle-level dependability (Bonsign, 2025; Fylle.ai, 2025). The resulting architecture is model-agnostic: any transformer or agentic loop can adopt this control stack without retraining.</w:delText>
        </w:r>
      </w:del>
      <w:ins w:id="1055" w:author="ChatGPT" w:date="2026-09-26T20:56:40Z">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ins>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del w:id="1056" w:author="ChatGPT" w:date="2026-09-26T21:32:20Z">
        <w:r>
          <w:delText w:space="preserve">Authoritative Artefacts. We operate on three persistent artefacts forming a minimal cognitive stack:</w:delText>
        </w:r>
      </w:del>
      <w:ins w:id="1057" w:author="ChatGPT" w:date="2026-09-26T21:32:20Z">
        <w:r>
          <w:t w:space="preserve">Authoritative Artefacts. This case description names three persistent artefacts, which the paper presents as a compact design choice:</w:t>
        </w:r>
      </w:ins>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del w:id="1058" w:author="ChatGPT" w:date="2026-09-26T21:32:20Z">
        <w:r>
          <w:delText w:space="preserve">This triad enforces text–number–cadence separation, keeping working memory small and provenance explicit (see Fig. 1).</w:delText>
        </w:r>
      </w:del>
      <w:ins w:id="1059" w:author="ChatGPT" w:date="2026-09-26T21:32:20Z">
        <w:r>
          <w:t w:space="preserve">The described triad was intended to separate text, numbers, and cadence and to make provenance explicit (see Fig. 1); this description does not establish an effect on working memory.</w:t>
        </w:r>
      </w:ins>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del w:id="1060" w:author="ChatGPT" w:date="2026-09-26T21:32:20Z">
        <w:r>
          <w:delText w:space="preserve">Cadence. A four-tier rhythm anchors reliability:</w:delText>
        </w:r>
      </w:del>
      <w:ins w:id="1061" w:author="ChatGPT" w:date="2026-09-26T21:32:20Z">
        <w:r>
          <w:t w:space="preserve">Cadence. The paper describes a four-tier routine:</w:t>
        </w:r>
      </w:ins>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del w:id="1062" w:author="ChatGPT" w:date="2026-09-26T21:32:20Z">
        <w:r>
          <w:delText w:space="preserve">This cycle mitigates context rot and over-iteration.</w:delText>
        </w:r>
      </w:del>
      <w:ins w:id="1063" w:author="ChatGPT" w:date="2026-09-26T21:32:20Z">
        <w:r>
          <w:t w:space="preserve">This cycle was intended to reduce context loss and over-iteration; its effects were not measured here.</w:t>
        </w:r>
      </w:ins>
    </w:p>
    <w:p w14:paraId="32154C70" w14:textId="77777777" w:rsidR="00BD40F3" w:rsidRDefault="00B6649B" w:rsidP="00385F52">
      <w:pPr>
        <w:spacing w:after="120" w:line="276" w:lineRule="auto"/>
        <w:ind w:firstLine="720"/>
        <w:contextualSpacing/>
        <w:jc w:val="both"/>
        <w:rPr>
          <w:rFonts w:eastAsia="Times New Roman" w:cs="Times New Roman"/>
          <w:szCs w:val="24"/>
        </w:rPr>
      </w:pPr>
      <w:del w:id="1064" w:author="ChatGPT" w:date="2026-09-26T21:32:20Z">
        <w:r>
          <w:delText w:space="preserve">Decision Boundary. All live market data remain external; they enter via screenshots or verified feeds during execution, never embedded. This prevents silent drift from stale retrievals and preserves reproducibility.</w:delText>
        </w:r>
      </w:del>
      <w:ins w:id="1065" w:author="ChatGPT" w:date="2026-09-26T21:32:20Z">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ins>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del w:id="1066" w:author="ChatGPT" w:date="2026-09-26T21:32:20Z">
        <w:r>
          <w:delText w:space="preserve">Each algorithmic gate regulates a failure mode. Together they implement deterministic reasoning within the human–AI loop.</w:delText>
        </w:r>
      </w:del>
      <w:ins w:id="1067" w:author="ChatGPT" w:date="2026-09-26T21:32:20Z">
        <w:r>
          <w:t w:space="preserve">The Methods section uses A1–A10 for a control mapping that conflicts with the different A1–A10 mapping in the Executive Summary. This historical inconsistency is preserved; neither mapping is treated here as a verified control specification, and no control-specific outcome is attributed to either one.</w:t>
        </w:r>
      </w:ins>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Compress long histories → 200-token summaries capturing Î”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del w:id="1098" w:author="ChatGPT" w:date="2026-09-26T21:32:20Z"/>
        </w:rPr>
      </w:pPr>
      <w:del w:id="1097" w:author="ChatGPT" w:date="2026-09-26T21:32:20Z">
        <w:r>
          <w:delText w:space="preserve">Worked Examples</w:delText>
        </w:r>
      </w:del>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del w:id="1100" w:author="ChatGPT" w:date="2026-09-26T21:32:20Z"/>
        </w:rPr>
      </w:pPr>
      <w:del w:id="1099" w:author="ChatGPT" w:date="2026-09-26T21:32:20Z">
        <w:r>
          <w:delText w:space="preserve">Numeric Citation. User requests expected proceeds from Tranche 3. A1 returns £10 630 from Canonical → (status = CANONICAL); A2 labels numeric + verified; A4 approves execution. If missing, A1 yields NON-CANONICAL and A4 blocks the action.</w:delText>
        </w:r>
      </w:del>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del w:id="1102" w:author="ChatGPT" w:date="2026-09-26T21:32:20Z"/>
        </w:rPr>
      </w:pPr>
      <w:del w:id="1101" w:author="ChatGPT" w:date="2026-09-26T21:32:20Z">
        <w:r>
          <w:delText w:space="preserve">Execution with Uncertainty. Market prints near a rung; FX policy ambiguous. A4 invokes A5 to verify policy before order submission; decision and rationale logged.</w:delText>
        </w:r>
      </w:del>
    </w:p>
    <w:p w14:paraId="329B737D" w14:textId="77777777" w:rsidR="00BD40F3" w:rsidRDefault="00B6649B" w:rsidP="00385F52">
      <w:pPr>
        <w:spacing w:after="120" w:line="276" w:lineRule="auto"/>
        <w:ind w:firstLine="720"/>
        <w:contextualSpacing/>
        <w:jc w:val="both"/>
        <w:rPr>
          <w:rFonts w:eastAsia="Times New Roman" w:cs="Times New Roman"/>
          <w:szCs w:val="24"/>
          <w:del w:id="1104" w:author="ChatGPT" w:date="2026-09-26T21:32:20Z"/>
        </w:rPr>
      </w:pPr>
      <w:del w:id="1103" w:author="ChatGPT" w:date="2026-09-26T21:32:20Z">
        <w:r>
          <w:delText w:space="preserve">Gift-Capture. Price exceeds target by margin X %. A8 captures a fraction of the next rung; remaining rungs reweighted; lockout prevents re-entry during volatility.</w:delText>
        </w:r>
      </w:del>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del w:id="1068" w:author="ChatGPT" w:date="2026-09-26T21:32:20Z">
        <w:r>
          <w:delText w:space="preserve">• Small surface area – few files, few gates → fewer drift vectors.</w:delText>
        </w:r>
      </w:del>
      <w:ins w:id="1069" w:author="ChatGPT" w:date="2026-09-26T21:32:20Z">
        <w:r>
          <w:t w:space="preserve">• Small surface area – the described design uses few files and gates as a design choice.</w:t>
        </w:r>
      </w:ins>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del w:id="1070" w:author="ChatGPT" w:date="2026-09-26T21:32:20Z">
        <w:r>
          <w:delText w:space="preserve">• Deterministic provenance – numerics and text each have one home.</w:delText>
        </w:r>
      </w:del>
      <w:ins w:id="1071" w:author="ChatGPT" w:date="2026-09-26T21:32:20Z">
        <w:r>
          <w:t w:space="preserve">• Source separation – the described design assigns numeric values and text to different sources.</w:t>
        </w:r>
      </w:ins>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del w:id="1072" w:author="ChatGPT" w:date="2026-09-26T21:32:20Z">
        <w:r>
          <w:delText w:space="preserve">• Human-first cadence – light rituals replace bureaucracy.</w:delText>
        </w:r>
      </w:del>
      <w:ins w:id="1073" w:author="ChatGPT" w:date="2026-09-26T21:32:20Z">
        <w:r>
          <w:t w:space="preserve">• Human-first cadence – the proposed routine uses lightweight reviews.</w:t>
        </w:r>
      </w:ins>
    </w:p>
    <w:p w14:paraId="2AEF72ED" w14:textId="77777777" w:rsidR="00BD40F3" w:rsidRDefault="00B6649B" w:rsidP="00385F52">
      <w:pPr>
        <w:spacing w:after="120" w:line="276" w:lineRule="auto"/>
        <w:ind w:firstLine="720"/>
        <w:contextualSpacing/>
        <w:jc w:val="both"/>
        <w:rPr>
          <w:rFonts w:eastAsia="Times New Roman" w:cs="Times New Roman"/>
          <w:szCs w:val="24"/>
        </w:rPr>
      </w:pPr>
      <w:del w:id="1074" w:author="ChatGPT" w:date="2026-09-26T21:32:20Z">
        <w:r>
          <w:delText w:space="preserve">• Grace under pressure – ESH acknowledges affective states in loop.</w:delText>
        </w:r>
      </w:del>
      <w:ins w:id="1075" w:author="ChatGPT" w:date="2026-09-26T21:32:20Z">
        <w:r>
          <w:t w:space="preserve">• Grace under pressure – the proposed hook is intended to acknowledge human affect during decisions.</w:t>
        </w:r>
      </w:ins>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del w:id="1106" w:author="ChatGPT" w:date="2026-09-26T21:32:20Z"/>
        </w:rPr>
      </w:pPr>
      <w:del w:id="1105" w:author="ChatGPT" w:date="2026-09-26T21:32:20Z">
        <w:r>
          <w:delText w:space="preserve">Implementation Notes</w:delText>
        </w:r>
      </w:del>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del w:id="1108" w:author="ChatGPT" w:date="2026-09-26T21:32:20Z"/>
        </w:rPr>
      </w:pPr>
      <w:del w:id="1107" w:author="ChatGPT" w:date="2026-09-26T21:32:20Z">
        <w:r>
          <w:delText w:space="preserve">A1 implements a strict key–value query over Canonical (e.g., A.TRANCHE.T3, HOLDINGS.SUI). No fuzzy matching.</w:delText>
        </w:r>
      </w:del>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del w:id="1110" w:author="ChatGPT" w:date="2026-09-26T21:32:20Z"/>
        </w:rPr>
      </w:pPr>
      <w:del w:id="1109" w:author="ChatGPT" w:date="2026-09-26T21:32:20Z">
        <w:r>
          <w:delText w:space="preserve">A4 executes a four-gate pre-flight: numerics verified → FX policy confirmed → template selected → challenge resolved.</w:delText>
        </w:r>
      </w:del>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del w:id="1112" w:author="ChatGPT" w:date="2026-09-26T21:32:20Z"/>
        </w:rPr>
      </w:pPr>
      <w:del w:id="1111" w:author="ChatGPT" w:date="2026-09-26T21:32:20Z">
        <w:r>
          <w:delText w:space="preserve">A8 parameterises margin m and lockout Δt; both persist in logs for traceability.</w:delText>
        </w:r>
      </w:del>
    </w:p>
    <w:p w14:paraId="0D704642" w14:textId="77777777" w:rsidR="00BD40F3" w:rsidRDefault="00B6649B" w:rsidP="00385F52">
      <w:pPr>
        <w:spacing w:after="120" w:line="276" w:lineRule="auto"/>
        <w:ind w:firstLine="720"/>
        <w:contextualSpacing/>
        <w:jc w:val="both"/>
        <w:rPr>
          <w:rFonts w:eastAsia="Times New Roman" w:cs="Times New Roman"/>
          <w:szCs w:val="24"/>
          <w:del w:id="1114" w:author="ChatGPT" w:date="2026-09-26T21:32:20Z"/>
        </w:rPr>
      </w:pPr>
      <w:del w:id="1113" w:author="ChatGPT" w:date="2026-09-26T21:32:20Z">
        <w:r>
          <w:delText w:space="preserve">This ensures procedural determinism without external tooling.</w:delText>
        </w:r>
      </w:del>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del w:id="1116" w:author="ChatGPT" w:date="2026-09-26T21:32:20Z"/>
        </w:rPr>
      </w:pPr>
      <w:del w:id="1115" w:author="ChatGPT" w:date="2026-09-26T21:32:20Z">
        <w:r>
          <w:delText w:space="preserve">Pseudocode (Expanded)</w:delText>
        </w:r>
      </w:del>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del w:id="1118" w:author="ChatGPT" w:date="2026-09-26T21:32:20Z"/>
        </w:rPr>
      </w:pPr>
      <w:del w:id="1117" w:author="ChatGPT" w:date="2026-09-26T21:32:20Z">
        <w:r>
          <w:delText w:space="preserve"># A1  Canonical Quote</w:delText>
        </w:r>
      </w:del>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del w:id="1120" w:author="ChatGPT" w:date="2026-09-26T21:32:20Z"/>
        </w:rPr>
      </w:pPr>
      <w:del w:id="1119" w:author="ChatGPT" w:date="2026-09-26T21:32:20Z">
        <w:r>
          <w:delText w:space="preserve">def CQ(key):</w:delText>
        </w:r>
      </w:del>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del w:id="1122" w:author="ChatGPT" w:date="2026-09-26T21:32:20Z"/>
        </w:rPr>
      </w:pPr>
      <w:del w:id="1121" w:author="ChatGPT" w:date="2026-09-26T21:32:20Z">
        <w:r>
          <w:delText w:space="preserve">    v = canonical.get(key)</w:delText>
        </w:r>
      </w:del>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del w:id="1124" w:author="ChatGPT" w:date="2026-09-26T21:32:20Z"/>
        </w:rPr>
      </w:pPr>
      <w:del w:id="1123" w:author="ChatGPT" w:date="2026-09-26T21:32:20Z">
        <w:r>
          <w:delText w:space="preserve">    if v is None:</w:delText>
        </w:r>
      </w:del>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del w:id="1126" w:author="ChatGPT" w:date="2026-09-26T21:32:20Z"/>
        </w:rPr>
      </w:pPr>
      <w:del w:id="1125" w:author="ChatGPT" w:date="2026-09-26T21:32:20Z">
        <w:r>
          <w:delText w:space="preserve">        return None, None, 'NON_CANONICAL'</w:delText>
        </w:r>
      </w:del>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del w:id="1128" w:author="ChatGPT" w:date="2026-09-26T21:32:20Z"/>
        </w:rPr>
      </w:pPr>
      <w:del w:id="1127" w:author="ChatGPT" w:date="2026-09-26T21:32:20Z">
        <w:r>
          <w:delText w:space="preserve">    return v.value, v.path, 'CANONICAL'</w:delText>
        </w:r>
      </w:del>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del w:id="1130" w:author="ChatGPT" w:date="2026-09-26T21:32:20Z"/>
        </w:rPr>
      </w:pPr>
      <w:del w:id="1129" w:author="ChatGPT" w:date="2026-09-26T21:32:20Z">
        <w:r>
          <w:delText w:space="preserve"># A4  Execution Guard</w:delText>
        </w:r>
      </w:del>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del w:id="1132" w:author="ChatGPT" w:date="2026-09-26T21:32:20Z"/>
        </w:rPr>
      </w:pPr>
      <w:del w:id="1131" w:author="ChatGPT" w:date="2026-09-26T21:32:20Z">
        <w:r>
          <w:delText w:space="preserve">def EG(order):</w:delText>
        </w:r>
      </w:del>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del w:id="1134" w:author="ChatGPT" w:date="2026-09-26T21:32:20Z"/>
        </w:rPr>
      </w:pPr>
      <w:del w:id="1133" w:author="ChatGPT" w:date="2026-09-26T21:32:20Z">
        <w:r>
          <w:delText w:space="preserve">    for req in order.required_keys:</w:delText>
        </w:r>
      </w:del>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del w:id="1136" w:author="ChatGPT" w:date="2026-09-26T21:32:20Z"/>
        </w:rPr>
      </w:pPr>
      <w:del w:id="1135" w:author="ChatGPT" w:date="2026-09-26T21:32:20Z">
        <w:r>
          <w:delText w:space="preserve">        val, path, st = CQ(req)</w:delText>
        </w:r>
      </w:del>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del w:id="1138" w:author="ChatGPT" w:date="2026-09-26T21:32:20Z"/>
        </w:rPr>
      </w:pPr>
      <w:del w:id="1137" w:author="ChatGPT" w:date="2026-09-26T21:32:20Z">
        <w:r>
          <w:delText w:space="preserve">        assert st == 'CANONICAL'</w:delText>
        </w:r>
      </w:del>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del w:id="1140" w:author="ChatGPT" w:date="2026-09-26T21:32:20Z"/>
        </w:rPr>
      </w:pPr>
      <w:del w:id="1139" w:author="ChatGPT" w:date="2026-09-26T21:32:20Z">
        <w:r>
          <w:delText w:space="preserve">    assert FX_POLICY == 'LIVE'</w:delText>
        </w:r>
      </w:del>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del w:id="1142" w:author="ChatGPT" w:date="2026-09-26T21:32:20Z"/>
        </w:rPr>
      </w:pPr>
      <w:del w:id="1141" w:author="ChatGPT" w:date="2026-09-26T21:32:20Z">
        <w:r>
          <w:delText w:space="preserve">    assert order.template in ORDER_TEMPLATES</w:delText>
        </w:r>
      </w:del>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del w:id="1144" w:author="ChatGPT" w:date="2026-09-26T21:32:20Z"/>
        </w:rPr>
      </w:pPr>
      <w:del w:id="1143" w:author="ChatGPT" w:date="2026-09-26T21:32:20Z">
        <w:r>
          <w:delText w:space="preserve">    if order.uncertain:</w:delText>
        </w:r>
      </w:del>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del w:id="1146" w:author="ChatGPT" w:date="2026-09-26T21:32:20Z"/>
        </w:rPr>
      </w:pPr>
      <w:del w:id="1145" w:author="ChatGPT" w:date="2026-09-26T21:32:20Z">
        <w:r>
          <w:delText w:space="preserve">        CP(order)</w:delText>
        </w:r>
      </w:del>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del w:id="1148" w:author="ChatGPT" w:date="2026-09-26T21:32:20Z"/>
        </w:rPr>
      </w:pPr>
      <w:del w:id="1147" w:author="ChatGPT" w:date="2026-09-26T21:32:20Z">
        <w:r>
          <w:delText w:space="preserve">    log(order)</w:delText>
        </w:r>
      </w:del>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del w:id="1150" w:author="ChatGPT" w:date="2026-09-26T21:32:20Z"/>
        </w:rPr>
      </w:pPr>
      <w:del w:id="1149" w:author="ChatGPT" w:date="2026-09-26T21:32:20Z">
        <w:r>
          <w:delText w:space="preserve"># A8  Gift-Capture Governor</w:delText>
        </w:r>
      </w:del>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del w:id="1152" w:author="ChatGPT" w:date="2026-09-26T21:32:20Z"/>
        </w:rPr>
      </w:pPr>
      <w:del w:id="1151" w:author="ChatGPT" w:date="2026-09-26T21:32:20Z">
        <w:r>
          <w:delText w:space="preserve">def GCG(price, target, margin, lockout):</w:delText>
        </w:r>
      </w:del>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del w:id="1154" w:author="ChatGPT" w:date="2026-09-26T21:32:20Z"/>
        </w:rPr>
      </w:pPr>
      <w:del w:id="1153" w:author="ChatGPT" w:date="2026-09-26T21:32:20Z">
        <w:r>
          <w:delText w:space="preserve">    if price &gt;= target * (1 + margin) and not lockout.active:</w:delText>
        </w:r>
      </w:del>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del w:id="1156" w:author="ChatGPT" w:date="2026-09-26T21:32:20Z"/>
        </w:rPr>
      </w:pPr>
      <w:del w:id="1155" w:author="ChatGPT" w:date="2026-09-26T21:32:20Z">
        <w:r>
          <w:delText w:space="preserve">        consolidate_next_rung_fraction()</w:delText>
        </w:r>
      </w:del>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del w:id="1158" w:author="ChatGPT" w:date="2026-09-26T21:32:20Z"/>
        </w:rPr>
      </w:pPr>
      <w:del w:id="1157" w:author="ChatGPT" w:date="2026-09-26T21:32:20Z">
        <w:r>
          <w:delText w:space="preserve">        lockout.start()</w:delText>
        </w:r>
      </w:del>
    </w:p>
    <w:p w14:paraId="7F61D3DF" w14:textId="77777777" w:rsidR="00BD40F3" w:rsidRDefault="00B6649B" w:rsidP="00385F52">
      <w:pPr>
        <w:spacing w:after="120" w:line="276" w:lineRule="auto"/>
        <w:ind w:firstLine="720"/>
        <w:contextualSpacing/>
        <w:jc w:val="both"/>
        <w:rPr>
          <w:rFonts w:eastAsia="Times New Roman" w:cs="Times New Roman"/>
          <w:szCs w:val="24"/>
          <w:del w:id="1160" w:author="ChatGPT" w:date="2026-09-26T21:32:20Z"/>
        </w:rPr>
      </w:pPr>
      <w:del w:id="1159" w:author="ChatGPT" w:date="2026-09-26T21:32:20Z">
        <w:r>
          <w:delText w:space="preserve">        log('gift_capture')</w:delText>
        </w:r>
      </w:del>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del w:id="1162" w:author="ChatGPT" w:date="2026-09-26T21:32:20Z"/>
        </w:rPr>
      </w:pPr>
      <w:del w:id="1161" w:author="ChatGPT" w:date="2026-09-26T21:32:20Z">
        <w:r>
          <w:delText w:space="preserve">Extended Worked Example</w:delText>
        </w:r>
      </w:del>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del w:id="1164" w:author="ChatGPT" w:date="2026-09-26T21:32:20Z"/>
        </w:rPr>
      </w:pPr>
      <w:del w:id="1163" w:author="ChatGPT" w:date="2026-09-26T21:32:20Z">
        <w:r>
          <w:delText w:space="preserve">A composite run demonstrates cross-control coherence.Two assets approach rung triggers simultaneously. The human initiates a readiness check; the AI compacts the current state via A3, emitting a 180-token digest summarising price deltas, open orders, and pending challenges.</w:delText>
        </w:r>
      </w:del>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del w:id="1166" w:author="ChatGPT" w:date="2026-09-26T21:32:20Z"/>
        </w:rPr>
      </w:pPr>
      <w:del w:id="1165" w:author="ChatGPT" w:date="2026-09-26T21:32:20Z">
        <w:r>
          <w:delText w:space="preserve">A7 (Rung Trigger Evaluation) queries canonical holdings × rung schemas and flags one asset within 0.5 % of its sell band.</w:delText>
        </w:r>
      </w:del>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del w:id="1168" w:author="ChatGPT" w:date="2026-09-26T21:32:20Z"/>
        </w:rPr>
      </w:pPr>
      <w:del w:id="1167" w:author="ChatGPT" w:date="2026-09-26T21:32:20Z">
        <w:r>
          <w:delText w:space="preserve">A4 (Execution Guard) verifies numerics and FX policy, assembles the proper order template, and identifies a wick-qualification ambiguity.</w:delText>
        </w:r>
      </w:del>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del w:id="1170" w:author="ChatGPT" w:date="2026-09-26T21:32:20Z"/>
        </w:rPr>
      </w:pPr>
      <w:del w:id="1169" w:author="ChatGPT" w:date="2026-09-26T21:32:20Z">
        <w:r>
          <w:delText w:space="preserve">A5 (Challenge Protocol) is invoked; the model cites the Strategy section on wick logic, resolving the dispute.</w:delText>
        </w:r>
      </w:del>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del w:id="1172" w:author="ChatGPT" w:date="2026-09-26T21:32:20Z"/>
        </w:rPr>
      </w:pPr>
      <w:del w:id="1171" w:author="ChatGPT" w:date="2026-09-26T21:32:20Z">
        <w:r>
          <w:delText w:space="preserve">Orders execute; fills and slippage are logged.</w:delText>
        </w:r>
      </w:del>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del w:id="1174" w:author="ChatGPT" w:date="2026-09-26T21:32:20Z"/>
        </w:rPr>
      </w:pPr>
      <w:del w:id="1173" w:author="ChatGPT" w:date="2026-09-26T21:32:20Z">
        <w:r>
          <w:delText w:space="preserve">Moments later, price overshoots a target; A8 (Gift-Capture) consolidates a fraction of the next rung, reweights the remainder, and activates its lockout window.</w:delText>
        </w:r>
      </w:del>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del w:id="1176" w:author="ChatGPT" w:date="2026-09-26T21:32:20Z"/>
        </w:rPr>
      </w:pPr>
      <w:del w:id="1175" w:author="ChatGPT" w:date="2026-09-26T21:32:20Z">
        <w:r>
          <w:delText w:space="preserve">The result: complete traceability, zero silent edits, and stable emotional state recorded under A10.</w:delText>
        </w:r>
      </w:del>
    </w:p>
    <w:p w14:paraId="7FF733E9" w14:textId="53133F6E" w:rsidR="00BD40F3" w:rsidRDefault="00B6649B" w:rsidP="00E0414D">
      <w:pPr>
        <w:spacing w:after="120" w:line="276" w:lineRule="auto"/>
        <w:ind w:firstLine="0"/>
        <w:contextualSpacing/>
        <w:jc w:val="both"/>
        <w:rPr>
          <w:rFonts w:eastAsia="Times New Roman" w:cs="Times New Roman"/>
          <w:b/>
          <w:i/>
          <w:szCs w:val="24"/>
          <w:del w:id="1178" w:author="ChatGPT" w:date="2026-09-26T21:32:20Z"/>
        </w:rPr>
      </w:pPr>
      <w:del w:id="1177" w:author="ChatGPT" w:date="2026-09-26T21:32:20Z">
        <w:r>
          <w:delText w:space="preserve">Formal Semantics &amp; Invariants</w:delText>
        </w:r>
      </w:del>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del w:id="1180" w:author="ChatGPT" w:date="2026-09-26T21:32:20Z"/>
        </w:rPr>
      </w:pPr>
      <w:del w:id="1179" w:author="ChatGPT" w:date="2026-09-26T21:32:20Z">
        <w:r>
          <w:delText w:space="preserve">The control stack satisfies five invariants:</w:delText>
        </w:r>
      </w:del>
    </w:p>
    <w:tbl>
      <w:tblPr>
        <w:tblStyle w:val="a1"/>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98"/>
        <w:gridCol w:w="1418"/>
        <w:gridCol w:w="7629"/>
      </w:tblGrid>
      <w:tr w:rsidR="00BD40F3" w:rsidRPr="00BC7EF4" w14:paraId="456772A1" w14:textId="77777777">
        <w:trPr>
          <w:trHeight w:val="597"/>
          <w:del w:id="1181"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DE5A45" w14:textId="77777777" w:rsidR="00BD40F3" w:rsidRPr="00BC7EF4" w:rsidRDefault="00B6649B" w:rsidP="000B69DE">
            <w:pPr>
              <w:spacing w:after="120" w:line="276" w:lineRule="auto"/>
              <w:contextualSpacing/>
              <w:rPr>
                <w:rFonts w:eastAsia="Times New Roman" w:cs="Times New Roman"/>
                <w:szCs w:val="24"/>
              </w:rPr>
            </w:pPr>
            <w:del w:id="1182" w:author="ChatGPT" w:date="2026-09-26T21:32:20Z">
              <w:r>
                <w:delText w:space="preserve">ID</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9CD41" w14:textId="77777777" w:rsidR="00BD40F3" w:rsidRPr="00BC7EF4" w:rsidRDefault="00B6649B" w:rsidP="000B69DE">
            <w:pPr>
              <w:spacing w:after="120" w:line="276" w:lineRule="auto"/>
              <w:contextualSpacing/>
              <w:rPr>
                <w:rFonts w:eastAsia="Times New Roman" w:cs="Times New Roman"/>
                <w:szCs w:val="24"/>
              </w:rPr>
            </w:pPr>
            <w:del w:id="1183" w:author="ChatGPT" w:date="2026-09-26T21:32:20Z">
              <w:r>
                <w:delText w:space="preserve">Invariant</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83F554" w14:textId="77777777" w:rsidR="00BD40F3" w:rsidRPr="00BC7EF4" w:rsidRDefault="00B6649B" w:rsidP="000B69DE">
            <w:pPr>
              <w:spacing w:after="120" w:line="276" w:lineRule="auto"/>
              <w:contextualSpacing/>
              <w:rPr>
                <w:rFonts w:eastAsia="Times New Roman" w:cs="Times New Roman"/>
                <w:szCs w:val="24"/>
              </w:rPr>
            </w:pPr>
            <w:del w:id="1184" w:author="ChatGPT" w:date="2026-09-26T21:32:20Z">
              <w:r>
                <w:delText w:space="preserve">Description</w:delText>
              </w:r>
            </w:del>
          </w:p>
        </w:tc>
      </w:tr>
      <w:tr w:rsidR="00BD40F3" w:rsidRPr="00BC7EF4" w14:paraId="39F1C444" w14:textId="77777777">
        <w:trPr>
          <w:trHeight w:val="793"/>
          <w:del w:id="1185"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A55F89" w14:textId="77777777" w:rsidR="00BD40F3" w:rsidRPr="00BC7EF4" w:rsidRDefault="00B6649B" w:rsidP="000B69DE">
            <w:pPr>
              <w:spacing w:after="120" w:line="276" w:lineRule="auto"/>
              <w:contextualSpacing/>
              <w:rPr>
                <w:rFonts w:eastAsia="Times New Roman" w:cs="Times New Roman"/>
                <w:szCs w:val="24"/>
              </w:rPr>
            </w:pPr>
            <w:del w:id="1186" w:author="ChatGPT" w:date="2026-09-26T21:32:20Z">
              <w:r>
                <w:delText w:space="preserve">I1</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4EC476" w14:textId="77777777" w:rsidR="00BD40F3" w:rsidRPr="00BC7EF4" w:rsidRDefault="00B6649B" w:rsidP="000B69DE">
            <w:pPr>
              <w:spacing w:after="120" w:line="276" w:lineRule="auto"/>
              <w:contextualSpacing/>
              <w:rPr>
                <w:rFonts w:eastAsia="Times New Roman" w:cs="Times New Roman"/>
                <w:szCs w:val="24"/>
              </w:rPr>
            </w:pPr>
            <w:del w:id="1187" w:author="ChatGPT" w:date="2026-09-26T21:32:20Z">
              <w:r>
                <w:delText w:space="preserve">Canonical Exclusivity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BD3DDD2" w14:textId="77777777" w:rsidR="00BD40F3" w:rsidRPr="00BC7EF4" w:rsidRDefault="00B6649B" w:rsidP="000B69DE">
            <w:pPr>
              <w:spacing w:after="120" w:line="276" w:lineRule="auto"/>
              <w:contextualSpacing/>
              <w:rPr>
                <w:rFonts w:eastAsia="Times New Roman" w:cs="Times New Roman"/>
                <w:szCs w:val="24"/>
              </w:rPr>
            </w:pPr>
            <w:del w:id="1188" w:author="ChatGPT" w:date="2026-09-26T21:32:20Z">
              <w:r>
                <w:delText w:space="preserve">Every numeric in an execution must originate in Canonical; missing → NON-CANONICAL.</w:delText>
              </w:r>
            </w:del>
          </w:p>
        </w:tc>
      </w:tr>
      <w:tr w:rsidR="00BD40F3" w:rsidRPr="00BC7EF4" w14:paraId="678C1937" w14:textId="77777777">
        <w:trPr>
          <w:trHeight w:val="597"/>
          <w:del w:id="1189"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032BAA" w14:textId="77777777" w:rsidR="00BD40F3" w:rsidRPr="00BC7EF4" w:rsidRDefault="00B6649B" w:rsidP="000B69DE">
            <w:pPr>
              <w:spacing w:after="120" w:line="276" w:lineRule="auto"/>
              <w:contextualSpacing/>
              <w:rPr>
                <w:rFonts w:eastAsia="Times New Roman" w:cs="Times New Roman"/>
                <w:szCs w:val="24"/>
              </w:rPr>
            </w:pPr>
            <w:del w:id="1190" w:author="ChatGPT" w:date="2026-09-26T21:32:20Z">
              <w:r>
                <w:delText w:space="preserve">I2</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CCC3" w14:textId="77777777" w:rsidR="00BD40F3" w:rsidRPr="00BC7EF4" w:rsidRDefault="00B6649B" w:rsidP="000B69DE">
            <w:pPr>
              <w:spacing w:after="120" w:line="276" w:lineRule="auto"/>
              <w:contextualSpacing/>
              <w:rPr>
                <w:rFonts w:eastAsia="Times New Roman" w:cs="Times New Roman"/>
                <w:szCs w:val="24"/>
              </w:rPr>
            </w:pPr>
            <w:del w:id="1191" w:author="ChatGPT" w:date="2026-09-26T21:32:20Z">
              <w:r>
                <w:delText w:space="preserve">Text-Number Separation</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F20A91" w14:textId="77777777" w:rsidR="00BD40F3" w:rsidRPr="00BC7EF4" w:rsidRDefault="00B6649B" w:rsidP="000B69DE">
            <w:pPr>
              <w:spacing w:after="120" w:line="276" w:lineRule="auto"/>
              <w:contextualSpacing/>
              <w:rPr>
                <w:rFonts w:eastAsia="Times New Roman" w:cs="Times New Roman"/>
                <w:szCs w:val="24"/>
              </w:rPr>
            </w:pPr>
            <w:del w:id="1192" w:author="ChatGPT" w:date="2026-09-26T21:32:20Z">
              <w:r>
                <w:delText w:space="preserve">Strategy contains zero live numerics; any example is labelled non-binding.</w:delText>
              </w:r>
            </w:del>
          </w:p>
        </w:tc>
      </w:tr>
      <w:tr w:rsidR="00BD40F3" w:rsidRPr="00BC7EF4" w14:paraId="6692FB42" w14:textId="77777777">
        <w:trPr>
          <w:trHeight w:val="393"/>
          <w:del w:id="1193"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4B04A32" w14:textId="77777777" w:rsidR="00BD40F3" w:rsidRPr="00BC7EF4" w:rsidRDefault="00B6649B" w:rsidP="000B69DE">
            <w:pPr>
              <w:spacing w:after="120" w:line="276" w:lineRule="auto"/>
              <w:contextualSpacing/>
              <w:rPr>
                <w:rFonts w:eastAsia="Times New Roman" w:cs="Times New Roman"/>
                <w:szCs w:val="24"/>
              </w:rPr>
            </w:pPr>
            <w:del w:id="1194" w:author="ChatGPT" w:date="2026-09-26T21:32:20Z">
              <w:r>
                <w:delText w:space="preserve">I3</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B1343" w14:textId="77777777" w:rsidR="00BD40F3" w:rsidRPr="00BC7EF4" w:rsidRDefault="00B6649B" w:rsidP="000B69DE">
            <w:pPr>
              <w:spacing w:after="120" w:line="276" w:lineRule="auto"/>
              <w:contextualSpacing/>
              <w:rPr>
                <w:rFonts w:eastAsia="Times New Roman" w:cs="Times New Roman"/>
                <w:szCs w:val="24"/>
              </w:rPr>
            </w:pPr>
            <w:del w:id="1195" w:author="ChatGPT" w:date="2026-09-26T21:32:20Z">
              <w:r>
                <w:delText w:space="preserve">Gate Completeness</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BEECE5" w14:textId="77777777" w:rsidR="00BD40F3" w:rsidRPr="00BC7EF4" w:rsidRDefault="00B6649B" w:rsidP="000B69DE">
            <w:pPr>
              <w:spacing w:after="120" w:line="276" w:lineRule="auto"/>
              <w:contextualSpacing/>
              <w:rPr>
                <w:rFonts w:eastAsia="Times New Roman" w:cs="Times New Roman"/>
                <w:szCs w:val="24"/>
              </w:rPr>
            </w:pPr>
            <w:del w:id="1196" w:author="ChatGPT" w:date="2026-09-26T21:32:20Z">
              <w:r>
                <w:delText w:space="preserve">An action is legal ⇒ A4 checklist passes.</w:delText>
              </w:r>
            </w:del>
          </w:p>
        </w:tc>
      </w:tr>
      <w:tr w:rsidR="00BD40F3" w:rsidRPr="00BC7EF4" w14:paraId="1F269A10" w14:textId="77777777">
        <w:trPr>
          <w:trHeight w:val="393"/>
          <w:del w:id="1197"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BE0CBD" w14:textId="77777777" w:rsidR="00BD40F3" w:rsidRPr="00BC7EF4" w:rsidRDefault="00B6649B" w:rsidP="000B69DE">
            <w:pPr>
              <w:spacing w:after="120" w:line="276" w:lineRule="auto"/>
              <w:contextualSpacing/>
              <w:rPr>
                <w:rFonts w:eastAsia="Times New Roman" w:cs="Times New Roman"/>
                <w:szCs w:val="24"/>
              </w:rPr>
            </w:pPr>
            <w:del w:id="1198" w:author="ChatGPT" w:date="2026-09-26T21:32:20Z">
              <w:r>
                <w:delText w:space="preserve">I4</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B6882" w14:textId="77777777" w:rsidR="00BD40F3" w:rsidRPr="00BC7EF4" w:rsidRDefault="00B6649B" w:rsidP="000B69DE">
            <w:pPr>
              <w:spacing w:after="120" w:line="276" w:lineRule="auto"/>
              <w:contextualSpacing/>
              <w:rPr>
                <w:rFonts w:eastAsia="Times New Roman" w:cs="Times New Roman"/>
                <w:szCs w:val="24"/>
              </w:rPr>
            </w:pPr>
            <w:del w:id="1199" w:author="ChatGPT" w:date="2026-09-26T21:32:20Z">
              <w:r>
                <w:delText w:space="preserve">Stable Structure</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E4FF65" w14:textId="77777777" w:rsidR="00BD40F3" w:rsidRPr="00BC7EF4" w:rsidRDefault="00B6649B" w:rsidP="000B69DE">
            <w:pPr>
              <w:spacing w:after="120" w:line="276" w:lineRule="auto"/>
              <w:contextualSpacing/>
              <w:rPr>
                <w:rFonts w:eastAsia="Times New Roman" w:cs="Times New Roman"/>
                <w:szCs w:val="24"/>
              </w:rPr>
            </w:pPr>
            <w:del w:id="1200" w:author="ChatGPT" w:date="2026-09-26T21:32:20Z">
              <w:r>
                <w:delText w:space="preserve">Within a freeze window, structure cannot change except via evidence + version bump.</w:delText>
              </w:r>
            </w:del>
          </w:p>
        </w:tc>
      </w:tr>
      <w:tr w:rsidR="00BD40F3" w:rsidRPr="00BC7EF4" w14:paraId="2A2EDACB" w14:textId="77777777">
        <w:trPr>
          <w:trHeight w:val="393"/>
          <w:del w:id="1201"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F11F85" w14:textId="77777777" w:rsidR="00BD40F3" w:rsidRPr="00BC7EF4" w:rsidRDefault="00B6649B" w:rsidP="000B69DE">
            <w:pPr>
              <w:spacing w:after="120" w:line="276" w:lineRule="auto"/>
              <w:contextualSpacing/>
              <w:rPr>
                <w:rFonts w:eastAsia="Times New Roman" w:cs="Times New Roman"/>
                <w:szCs w:val="24"/>
              </w:rPr>
            </w:pPr>
            <w:del w:id="1202" w:author="ChatGPT" w:date="2026-09-26T21:32:20Z">
              <w:r>
                <w:delText w:space="preserve">I5</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B5304A4" w14:textId="77777777" w:rsidR="00BD40F3" w:rsidRPr="00BC7EF4" w:rsidRDefault="00B6649B" w:rsidP="000B69DE">
            <w:pPr>
              <w:spacing w:after="120" w:line="276" w:lineRule="auto"/>
              <w:contextualSpacing/>
              <w:rPr>
                <w:rFonts w:eastAsia="Times New Roman" w:cs="Times New Roman"/>
                <w:szCs w:val="24"/>
              </w:rPr>
            </w:pPr>
            <w:del w:id="1203" w:author="ChatGPT" w:date="2026-09-26T21:32:20Z">
              <w:r>
                <w:delText w:space="preserve">Auditability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E5BA75" w14:textId="77777777" w:rsidR="00BD40F3" w:rsidRPr="00BC7EF4" w:rsidRDefault="00B6649B" w:rsidP="000B69DE">
            <w:pPr>
              <w:spacing w:after="120" w:line="276" w:lineRule="auto"/>
              <w:contextualSpacing/>
              <w:rPr>
                <w:rFonts w:eastAsia="Times New Roman" w:cs="Times New Roman"/>
                <w:szCs w:val="24"/>
              </w:rPr>
            </w:pPr>
            <w:del w:id="1204" w:author="ChatGPT" w:date="2026-09-26T21:32:20Z">
              <w:r>
                <w:delText w:space="preserve">Every executed action retains a trace: numbers, policy, template, rationale.</w:delText>
              </w:r>
            </w:del>
          </w:p>
        </w:tc>
      </w:tr>
    </w:tbl>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del w:id="1206" w:author="ChatGPT" w:date="2026-09-26T21:32:20Z"/>
        </w:rPr>
      </w:pPr>
      <w:del w:id="1205" w:author="ChatGPT" w:date="2026-09-26T21:32:20Z">
        <w:r>
          <w:delText w:space="preserve">These invariants provide a minimal formal semantics for the hybrid cognition system: decisions become deterministic state transitions constrained by verifiable guards.</w:delText>
        </w:r>
      </w:del>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del w:id="1208" w:author="ChatGPT" w:date="2026-09-26T21:32:20Z"/>
        </w:rPr>
      </w:pPr>
      <w:del w:id="1207" w:author="ChatGPT" w:date="2026-09-26T21:32:20Z">
        <w:r>
          <w:delText w:space="preserve">Data Model &amp; Key Syntax</w:delText>
        </w:r>
      </w:del>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del w:id="1210" w:author="ChatGPT" w:date="2026-09-26T21:32:20Z"/>
        </w:rPr>
      </w:pPr>
      <w:del w:id="1209" w:author="ChatGPT" w:date="2026-09-26T21:32:20Z">
        <w:r>
          <w:delText w:space="preserve">Canonical keys follow hierarchical naming:</w:delText>
        </w:r>
      </w:del>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del w:id="1212" w:author="ChatGPT" w:date="2026-09-26T21:32:20Z"/>
        </w:rPr>
      </w:pPr>
      <w:del w:id="1211" w:author="ChatGPT" w:date="2026-09-26T21:32:20Z">
        <w:r>
          <w:delText w:space="preserve">DOMAIN.SUBDOMAIN.ITEM</w:delText>
        </w:r>
      </w:del>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del w:id="1214" w:author="ChatGPT" w:date="2026-09-26T21:32:20Z"/>
        </w:rPr>
      </w:pPr>
      <w:del w:id="1213" w:author="ChatGPT" w:date="2026-09-26T21:32:20Z">
        <w:r>
          <w:delText w:space="preserve">e.g.  A.TRANCHE.T3</w:delText>
        </w:r>
      </w:del>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del w:id="1216" w:author="ChatGPT" w:date="2026-09-26T21:32:20Z"/>
        </w:rPr>
      </w:pPr>
      <w:del w:id="1215" w:author="ChatGPT" w:date="2026-09-26T21:32:20Z">
        <w:r>
          <w:delText w:space="preserve">       HOLDINGS.SUI</w:delText>
        </w:r>
      </w:del>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del w:id="1218" w:author="ChatGPT" w:date="2026-09-26T21:32:20Z"/>
        </w:rPr>
      </w:pPr>
      <w:del w:id="1217" w:author="ChatGPT" w:date="2026-09-26T21:32:20Z">
        <w:r>
          <w:delText w:space="preserve">Each key maps uniquely to a section in Canonical.</w:delText>
        </w:r>
      </w:del>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del w:id="1220" w:author="ChatGPT" w:date="2026-09-26T21:32:20Z"/>
        </w:rPr>
      </w:pPr>
      <w:del w:id="1219" w:author="ChatGPT" w:date="2026-09-26T21:32:20Z">
        <w:r>
          <w:delText w:space="preserve">No fuzzy or substring matching is allowed—this ensures audit trails remain bijective (one query → one source).</w:delText>
        </w:r>
      </w:del>
    </w:p>
    <w:p w14:paraId="117C01A7" w14:textId="77777777" w:rsidR="00BD40F3" w:rsidRDefault="00B6649B" w:rsidP="00385F52">
      <w:pPr>
        <w:spacing w:after="120" w:line="276" w:lineRule="auto"/>
        <w:ind w:firstLine="720"/>
        <w:contextualSpacing/>
        <w:jc w:val="both"/>
        <w:rPr>
          <w:rFonts w:eastAsia="Times New Roman" w:cs="Times New Roman"/>
          <w:szCs w:val="24"/>
          <w:del w:id="1222" w:author="ChatGPT" w:date="2026-09-26T21:32:20Z"/>
        </w:rPr>
      </w:pPr>
      <w:del w:id="1221" w:author="ChatGPT" w:date="2026-09-26T21:32:20Z">
        <w:r>
          <w:delText w:space="preserve">The namespace also supports derived aliases (e.g., FX.GBPUSD), each documented in the File Registry for checksum validation.</w:delText>
        </w:r>
      </w:del>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del w:id="1224" w:author="ChatGPT" w:date="2026-09-26T21:32:20Z"/>
        </w:rPr>
      </w:pPr>
      <w:del w:id="1223" w:author="ChatGPT" w:date="2026-09-26T21:32:20Z">
        <w:r>
          <w:delText w:space="preserve">Error Taxonomy</w:delText>
        </w:r>
      </w:del>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del w:id="1226" w:author="ChatGPT" w:date="2026-09-26T21:32:20Z"/>
        </w:rPr>
      </w:pPr>
      <w:del w:id="1225" w:author="ChatGPT" w:date="2026-09-26T21:32:20Z">
        <w:r>
          <w:delText w:space="preserve">Errors are classified by origin:</w:delText>
        </w:r>
      </w:del>
    </w:p>
    <w:tbl>
      <w:tblPr>
        <w:tblStyle w:val="a2"/>
        <w:tblW w:w="80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646"/>
        <w:gridCol w:w="4099"/>
        <w:gridCol w:w="1400"/>
      </w:tblGrid>
      <w:tr w:rsidR="00BD40F3" w:rsidRPr="00BC7EF4" w14:paraId="54D7C312" w14:textId="77777777" w:rsidTr="00C2721A">
        <w:trPr>
          <w:trHeight w:val="597"/>
          <w:del w:id="122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8A6005" w14:textId="77777777" w:rsidR="00BD40F3" w:rsidRPr="00BC7EF4" w:rsidRDefault="00B6649B" w:rsidP="000B69DE">
            <w:pPr>
              <w:spacing w:after="120" w:line="276" w:lineRule="auto"/>
              <w:contextualSpacing/>
              <w:rPr>
                <w:rFonts w:eastAsia="Times New Roman" w:cs="Times New Roman"/>
                <w:szCs w:val="24"/>
              </w:rPr>
            </w:pPr>
            <w:del w:id="1228" w:author="ChatGPT" w:date="2026-09-26T21:32:20Z">
              <w:r>
                <w:delText w:space="preserve">Code</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928245" w14:textId="77777777" w:rsidR="00BD40F3" w:rsidRPr="00BC7EF4" w:rsidRDefault="00B6649B" w:rsidP="000B69DE">
            <w:pPr>
              <w:spacing w:after="120" w:line="276" w:lineRule="auto"/>
              <w:contextualSpacing/>
              <w:rPr>
                <w:rFonts w:eastAsia="Times New Roman" w:cs="Times New Roman"/>
                <w:szCs w:val="24"/>
              </w:rPr>
            </w:pPr>
            <w:del w:id="1229" w:author="ChatGPT" w:date="2026-09-26T21:32:20Z">
              <w:r>
                <w:delText w:space="preserve">Type</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9C84D5" w14:textId="77777777" w:rsidR="00BD40F3" w:rsidRPr="00BC7EF4" w:rsidRDefault="00B6649B" w:rsidP="000B69DE">
            <w:pPr>
              <w:spacing w:after="120" w:line="276" w:lineRule="auto"/>
              <w:contextualSpacing/>
              <w:rPr>
                <w:rFonts w:eastAsia="Times New Roman" w:cs="Times New Roman"/>
                <w:szCs w:val="24"/>
              </w:rPr>
            </w:pPr>
            <w:del w:id="1230" w:author="ChatGPT" w:date="2026-09-26T21:32:20Z">
              <w:r>
                <w:delText w:space="preserve">Description</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A0AB48" w14:textId="77777777" w:rsidR="00BD40F3" w:rsidRPr="00BC7EF4" w:rsidRDefault="00B6649B" w:rsidP="000B69DE">
            <w:pPr>
              <w:spacing w:after="120" w:line="276" w:lineRule="auto"/>
              <w:contextualSpacing/>
              <w:rPr>
                <w:rFonts w:eastAsia="Times New Roman" w:cs="Times New Roman"/>
                <w:szCs w:val="24"/>
              </w:rPr>
            </w:pPr>
            <w:del w:id="1231" w:author="ChatGPT" w:date="2026-09-26T21:32:20Z">
              <w:r>
                <w:delText w:space="preserve">Mitigated By</w:delText>
              </w:r>
            </w:del>
          </w:p>
        </w:tc>
      </w:tr>
      <w:tr w:rsidR="00BD40F3" w:rsidRPr="00BC7EF4" w14:paraId="4993D5C4" w14:textId="77777777" w:rsidTr="00C2721A">
        <w:trPr>
          <w:trHeight w:val="360"/>
          <w:del w:id="123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63622D" w14:textId="77777777" w:rsidR="00BD40F3" w:rsidRPr="00BC7EF4" w:rsidRDefault="00B6649B" w:rsidP="000B69DE">
            <w:pPr>
              <w:spacing w:after="120" w:line="276" w:lineRule="auto"/>
              <w:contextualSpacing/>
              <w:rPr>
                <w:rFonts w:eastAsia="Times New Roman" w:cs="Times New Roman"/>
                <w:szCs w:val="24"/>
              </w:rPr>
            </w:pPr>
            <w:del w:id="1233" w:author="ChatGPT" w:date="2026-09-26T21:32:20Z">
              <w:r>
                <w:delText w:space="preserve">E1</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BA53FB" w14:textId="77777777" w:rsidR="00BD40F3" w:rsidRPr="00BC7EF4" w:rsidRDefault="00B6649B" w:rsidP="000B69DE">
            <w:pPr>
              <w:spacing w:after="120" w:line="276" w:lineRule="auto"/>
              <w:contextualSpacing/>
              <w:rPr>
                <w:rFonts w:eastAsia="Times New Roman" w:cs="Times New Roman"/>
                <w:szCs w:val="24"/>
              </w:rPr>
            </w:pPr>
            <w:del w:id="1234" w:author="ChatGPT" w:date="2026-09-26T21:32:20Z">
              <w:r>
                <w:delText w:space="preserve">Fabrication</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E3492EF" w14:textId="77777777" w:rsidR="00BD40F3" w:rsidRPr="00BC7EF4" w:rsidRDefault="00B6649B" w:rsidP="000B69DE">
            <w:pPr>
              <w:spacing w:after="120" w:line="276" w:lineRule="auto"/>
              <w:contextualSpacing/>
              <w:rPr>
                <w:rFonts w:eastAsia="Times New Roman" w:cs="Times New Roman"/>
                <w:szCs w:val="24"/>
              </w:rPr>
            </w:pPr>
            <w:del w:id="1235" w:author="ChatGPT" w:date="2026-09-26T21:32:20Z">
              <w:r>
                <w:delText w:space="preserve">Invented or loosely recalled numbers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F5B0FF" w14:textId="77777777" w:rsidR="00BD40F3" w:rsidRPr="00BC7EF4" w:rsidRDefault="00B6649B" w:rsidP="000B69DE">
            <w:pPr>
              <w:spacing w:after="120" w:line="276" w:lineRule="auto"/>
              <w:contextualSpacing/>
              <w:rPr>
                <w:rFonts w:eastAsia="Times New Roman" w:cs="Times New Roman"/>
                <w:szCs w:val="24"/>
              </w:rPr>
            </w:pPr>
            <w:del w:id="1236" w:author="ChatGPT" w:date="2026-09-26T21:32:20Z">
              <w:r>
                <w:delText w:space="preserve">A1, A5</w:delText>
              </w:r>
            </w:del>
          </w:p>
        </w:tc>
      </w:tr>
      <w:tr w:rsidR="00BD40F3" w:rsidRPr="00BC7EF4" w14:paraId="39793387" w14:textId="77777777" w:rsidTr="00C2721A">
        <w:trPr>
          <w:trHeight w:val="360"/>
          <w:del w:id="123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7CA3B6" w14:textId="77777777" w:rsidR="00BD40F3" w:rsidRPr="00BC7EF4" w:rsidRDefault="00B6649B" w:rsidP="000B69DE">
            <w:pPr>
              <w:spacing w:after="120" w:line="276" w:lineRule="auto"/>
              <w:contextualSpacing/>
              <w:rPr>
                <w:rFonts w:eastAsia="Times New Roman" w:cs="Times New Roman"/>
                <w:szCs w:val="24"/>
              </w:rPr>
            </w:pPr>
            <w:del w:id="1238" w:author="ChatGPT" w:date="2026-09-26T21:32:20Z">
              <w:r>
                <w:delText w:space="preserve">E2</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14FFE" w14:textId="77777777" w:rsidR="00BD40F3" w:rsidRPr="00BC7EF4" w:rsidRDefault="00B6649B" w:rsidP="000B69DE">
            <w:pPr>
              <w:spacing w:after="120" w:line="276" w:lineRule="auto"/>
              <w:contextualSpacing/>
              <w:rPr>
                <w:rFonts w:eastAsia="Times New Roman" w:cs="Times New Roman"/>
                <w:szCs w:val="24"/>
              </w:rPr>
            </w:pPr>
            <w:del w:id="1239" w:author="ChatGPT" w:date="2026-09-26T21:32:20Z">
              <w:r>
                <w:delText w:space="preserve">Drift</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8672B4" w14:textId="77777777" w:rsidR="00BD40F3" w:rsidRPr="00BC7EF4" w:rsidRDefault="00B6649B" w:rsidP="000B69DE">
            <w:pPr>
              <w:spacing w:after="120" w:line="276" w:lineRule="auto"/>
              <w:contextualSpacing/>
              <w:rPr>
                <w:rFonts w:eastAsia="Times New Roman" w:cs="Times New Roman"/>
                <w:szCs w:val="24"/>
              </w:rPr>
            </w:pPr>
            <w:del w:id="1240" w:author="ChatGPT" w:date="2026-09-26T21:32:20Z">
              <w:r>
                <w:delText w:space="preserve">Retired content re-enters active context</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EB3C67" w14:textId="77777777" w:rsidR="00BD40F3" w:rsidRPr="00BC7EF4" w:rsidRDefault="00B6649B" w:rsidP="000B69DE">
            <w:pPr>
              <w:spacing w:after="120" w:line="276" w:lineRule="auto"/>
              <w:contextualSpacing/>
              <w:rPr>
                <w:rFonts w:eastAsia="Times New Roman" w:cs="Times New Roman"/>
                <w:szCs w:val="24"/>
              </w:rPr>
            </w:pPr>
            <w:del w:id="1241" w:author="ChatGPT" w:date="2026-09-26T21:32:20Z">
              <w:r>
                <w:delText w:space="preserve">A6, A9</w:delText>
              </w:r>
            </w:del>
          </w:p>
        </w:tc>
      </w:tr>
      <w:tr w:rsidR="00BD40F3" w:rsidRPr="00BC7EF4" w14:paraId="577C5C75" w14:textId="77777777" w:rsidTr="00C2721A">
        <w:trPr>
          <w:trHeight w:val="360"/>
          <w:del w:id="124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9BAA279" w14:textId="77777777" w:rsidR="00BD40F3" w:rsidRPr="00BC7EF4" w:rsidRDefault="00B6649B" w:rsidP="000B69DE">
            <w:pPr>
              <w:spacing w:after="120" w:line="276" w:lineRule="auto"/>
              <w:contextualSpacing/>
              <w:rPr>
                <w:rFonts w:eastAsia="Times New Roman" w:cs="Times New Roman"/>
                <w:szCs w:val="24"/>
              </w:rPr>
            </w:pPr>
            <w:del w:id="1243" w:author="ChatGPT" w:date="2026-09-26T21:32:20Z">
              <w:r>
                <w:delText w:space="preserve">E3</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7F7F366" w14:textId="77777777" w:rsidR="00BD40F3" w:rsidRPr="00BC7EF4" w:rsidRDefault="00B6649B" w:rsidP="000B69DE">
            <w:pPr>
              <w:spacing w:after="120" w:line="276" w:lineRule="auto"/>
              <w:contextualSpacing/>
              <w:rPr>
                <w:rFonts w:eastAsia="Times New Roman" w:cs="Times New Roman"/>
                <w:szCs w:val="24"/>
              </w:rPr>
            </w:pPr>
            <w:del w:id="1244" w:author="ChatGPT" w:date="2026-09-26T21:32:20Z">
              <w:r>
                <w:delText w:space="preserve">Gate Skip</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E4131D9" w14:textId="77777777" w:rsidR="00BD40F3" w:rsidRPr="00BC7EF4" w:rsidRDefault="00B6649B" w:rsidP="000B69DE">
            <w:pPr>
              <w:spacing w:after="120" w:line="276" w:lineRule="auto"/>
              <w:contextualSpacing/>
              <w:rPr>
                <w:rFonts w:eastAsia="Times New Roman" w:cs="Times New Roman"/>
                <w:szCs w:val="24"/>
              </w:rPr>
            </w:pPr>
            <w:del w:id="1245" w:author="ChatGPT" w:date="2026-09-26T21:32:20Z">
              <w:r>
                <w:delText w:space="preserve">Execution without pre-flight checklist</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622289A" w14:textId="77777777" w:rsidR="00BD40F3" w:rsidRPr="00BC7EF4" w:rsidRDefault="00B6649B" w:rsidP="000B69DE">
            <w:pPr>
              <w:spacing w:after="120" w:line="276" w:lineRule="auto"/>
              <w:contextualSpacing/>
              <w:rPr>
                <w:rFonts w:eastAsia="Times New Roman" w:cs="Times New Roman"/>
                <w:szCs w:val="24"/>
              </w:rPr>
            </w:pPr>
            <w:del w:id="1246" w:author="ChatGPT" w:date="2026-09-26T21:32:20Z">
              <w:r>
                <w:delText w:space="preserve">A4</w:delText>
              </w:r>
            </w:del>
          </w:p>
        </w:tc>
      </w:tr>
      <w:tr w:rsidR="00BD40F3" w:rsidRPr="00BC7EF4" w14:paraId="42AE45C9" w14:textId="77777777" w:rsidTr="00C2721A">
        <w:trPr>
          <w:trHeight w:val="597"/>
          <w:del w:id="124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F3DD67" w14:textId="77777777" w:rsidR="00BD40F3" w:rsidRPr="00BC7EF4" w:rsidRDefault="00B6649B" w:rsidP="000B69DE">
            <w:pPr>
              <w:spacing w:after="120" w:line="276" w:lineRule="auto"/>
              <w:contextualSpacing/>
              <w:rPr>
                <w:rFonts w:eastAsia="Times New Roman" w:cs="Times New Roman"/>
                <w:szCs w:val="24"/>
              </w:rPr>
            </w:pPr>
            <w:del w:id="1248" w:author="ChatGPT" w:date="2026-09-26T21:32:20Z">
              <w:r>
                <w:delText w:space="preserve">E4</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819DA6" w14:textId="77777777" w:rsidR="00BD40F3" w:rsidRPr="00BC7EF4" w:rsidRDefault="00B6649B" w:rsidP="000B69DE">
            <w:pPr>
              <w:spacing w:after="120" w:line="276" w:lineRule="auto"/>
              <w:contextualSpacing/>
              <w:rPr>
                <w:rFonts w:eastAsia="Times New Roman" w:cs="Times New Roman"/>
                <w:szCs w:val="24"/>
              </w:rPr>
            </w:pPr>
            <w:del w:id="1249" w:author="ChatGPT" w:date="2026-09-26T21:32:20Z">
              <w:r>
                <w:delText w:space="preserve">Overwrite Churn</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89ABFD" w14:textId="77777777" w:rsidR="00BD40F3" w:rsidRPr="00BC7EF4" w:rsidRDefault="00B6649B" w:rsidP="000B69DE">
            <w:pPr>
              <w:spacing w:after="120" w:line="276" w:lineRule="auto"/>
              <w:contextualSpacing/>
              <w:rPr>
                <w:rFonts w:eastAsia="Times New Roman" w:cs="Times New Roman"/>
                <w:szCs w:val="24"/>
              </w:rPr>
            </w:pPr>
            <w:del w:id="1250" w:author="ChatGPT" w:date="2026-09-26T21:32:20Z">
              <w:r>
                <w:delText w:space="preserve">Edits during freeze violating immutability</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97FC13" w14:textId="77777777" w:rsidR="00BD40F3" w:rsidRPr="00BC7EF4" w:rsidRDefault="00B6649B" w:rsidP="000B69DE">
            <w:pPr>
              <w:spacing w:after="120" w:line="276" w:lineRule="auto"/>
              <w:contextualSpacing/>
              <w:rPr>
                <w:rFonts w:eastAsia="Times New Roman" w:cs="Times New Roman"/>
                <w:szCs w:val="24"/>
              </w:rPr>
            </w:pPr>
            <w:del w:id="1251" w:author="ChatGPT" w:date="2026-09-26T21:32:20Z">
              <w:r>
                <w:delText w:space="preserve">A6</w:delText>
              </w:r>
            </w:del>
          </w:p>
        </w:tc>
      </w:tr>
      <w:tr w:rsidR="00BD40F3" w:rsidRPr="00BC7EF4" w14:paraId="0770241D" w14:textId="77777777" w:rsidTr="00C2721A">
        <w:trPr>
          <w:trHeight w:val="597"/>
          <w:del w:id="125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2B8048A" w14:textId="77777777" w:rsidR="00BD40F3" w:rsidRPr="00BC7EF4" w:rsidRDefault="00B6649B" w:rsidP="000B69DE">
            <w:pPr>
              <w:spacing w:after="120" w:line="276" w:lineRule="auto"/>
              <w:contextualSpacing/>
              <w:rPr>
                <w:rFonts w:eastAsia="Times New Roman" w:cs="Times New Roman"/>
                <w:szCs w:val="24"/>
              </w:rPr>
            </w:pPr>
            <w:del w:id="1253" w:author="ChatGPT" w:date="2026-09-26T21:32:20Z">
              <w:r>
                <w:delText w:space="preserve">E5</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92F7C6" w14:textId="77777777" w:rsidR="00BD40F3" w:rsidRPr="00BC7EF4" w:rsidRDefault="00B6649B" w:rsidP="000B69DE">
            <w:pPr>
              <w:spacing w:after="120" w:line="276" w:lineRule="auto"/>
              <w:contextualSpacing/>
              <w:rPr>
                <w:rFonts w:eastAsia="Times New Roman" w:cs="Times New Roman"/>
                <w:szCs w:val="24"/>
              </w:rPr>
            </w:pPr>
            <w:del w:id="1254" w:author="ChatGPT" w:date="2026-09-26T21:32:20Z">
              <w:r>
                <w:delText w:space="preserve">Emotional Shortcut</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385860" w14:textId="77777777" w:rsidR="00BD40F3" w:rsidRPr="00BC7EF4" w:rsidRDefault="00B6649B" w:rsidP="000B69DE">
            <w:pPr>
              <w:spacing w:after="120" w:line="276" w:lineRule="auto"/>
              <w:contextualSpacing/>
              <w:rPr>
                <w:rFonts w:eastAsia="Times New Roman" w:cs="Times New Roman"/>
                <w:szCs w:val="24"/>
              </w:rPr>
            </w:pPr>
            <w:del w:id="1255" w:author="ChatGPT" w:date="2026-09-26T21:32:20Z">
              <w:r>
                <w:delText w:space="preserve">Impulsive decision under stress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1A30E81" w14:textId="77777777" w:rsidR="00BD40F3" w:rsidRPr="00BC7EF4" w:rsidRDefault="00B6649B" w:rsidP="000B69DE">
            <w:pPr>
              <w:spacing w:after="120" w:line="276" w:lineRule="auto"/>
              <w:contextualSpacing/>
              <w:rPr>
                <w:rFonts w:eastAsia="Times New Roman" w:cs="Times New Roman"/>
                <w:szCs w:val="24"/>
              </w:rPr>
            </w:pPr>
            <w:del w:id="1256" w:author="ChatGPT" w:date="2026-09-26T21:32:20Z">
              <w:r>
                <w:delText w:space="preserve">A10</w:delText>
              </w:r>
            </w:del>
          </w:p>
        </w:tc>
      </w:tr>
    </w:tbl>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del w:id="1258" w:author="ChatGPT" w:date="2026-09-26T21:32:20Z"/>
        </w:rPr>
      </w:pPr>
      <w:del w:id="1257" w:author="ChatGPT" w:date="2026-09-26T21:32:20Z">
        <w:r>
          <w:delText w:space="preserve">Error frequency in our live deployment decreased &gt; 90 % after applying A-controls across 60 sessions.</w:delText>
        </w:r>
      </w:del>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del w:id="1076" w:author="ChatGPT" w:date="2026-09-26T21:32:20Z">
        <w:r>
          <w:delText w:space="preserve">Human discipline completes the loop.</w:delText>
        </w:r>
      </w:del>
      <w:ins w:id="1077" w:author="ChatGPT" w:date="2026-09-26T21:32:20Z">
        <w:r>
          <w:t w:space="preserve">The paper treats human discipline as part of the described workflow.</w:t>
        </w:r>
      </w:ins>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del w:id="1629" w:author="ChatGPT" w:date="2026-09-27T16:05:19Z">
        <w:r>
          <w:rPr>
            <w:rFonts w:eastAsia="Times New Roman" w:cs="Times New Roman"/>
            <w:szCs w:val="24"/>
          </w:rPr>
          <w:delText>We emphasise ritual, not bureaucracy:</w:delText>
        </w:r>
      </w:del>
      <w:ins w:id="1630" w:author="ChatGPT" w:date="2026-09-27T16:05:19Z">
        <w:r>
          <w:rPr>
            <w:rFonts w:eastAsia="Times New Roman" w:cs="Times New Roman"/>
            <w:szCs w:val="24"/>
          </w:rPr>
          <w:t>The paper emphasises ritual, not bureaucracy:</w:t>
        </w:r>
      </w:ins>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del w:id="1078" w:author="ChatGPT" w:date="2026-09-26T21:32:20Z">
        <w:r>
          <w:delText w:space="preserve">This pattern maintains cognitive engagement and emotional stability while avoiding fatigue.</w:delText>
        </w:r>
      </w:del>
      <w:ins w:id="1079" w:author="ChatGPT" w:date="2026-09-26T21:32:20Z">
        <w:r>
          <w:t w:space="preserve">This pattern is intended to support engagement and emotional stability; its effect on fatigue was not measured.</w:t>
        </w:r>
      </w:ins>
    </w:p>
    <w:p w14:paraId="77482FEE" w14:textId="77777777" w:rsidR="00BD40F3" w:rsidRDefault="00B6649B" w:rsidP="00385F52">
      <w:pPr>
        <w:spacing w:after="120" w:line="276" w:lineRule="auto"/>
        <w:ind w:firstLine="720"/>
        <w:contextualSpacing/>
        <w:jc w:val="both"/>
        <w:rPr>
          <w:rFonts w:eastAsia="Times New Roman" w:cs="Times New Roman"/>
          <w:szCs w:val="24"/>
        </w:rPr>
      </w:pPr>
      <w:del w:id="1080" w:author="ChatGPT" w:date="2026-09-26T21:32:20Z">
        <w:r>
          <w:delText w:space="preserve">The Emotional Stability Hook (A10) formalises cool-off behaviour—five-minute reflection before high-risk orders—which measurably reduces error variance by ≈ 15 %.</w:delText>
        </w:r>
      </w:del>
      <w:ins w:id="1081" w:author="ChatGPT" w:date="2026-09-26T21:32:20Z">
        <w:r>
          <w:t w:space="preserve">The paper proposes a five-minute reflection before high-risk orders. The available record does not establish a measured effect on error variance.</w:t>
        </w:r>
      </w:ins>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del w:id="1082" w:author="ChatGPT" w:date="2026-09-26T21:32:20Z">
        <w:r>
          <w:delText w:space="preserve">No personal or identifying data are embedded in public artefacts.</w:delText>
        </w:r>
      </w:del>
      <w:ins w:id="1083" w:author="ChatGPT" w:date="2026-09-26T21:32:20Z">
        <w:r>
          <w:t w:space="preserve">The paper states that public artefacts exclude personal or identifying data; this claim was not independently verified in the available record.</w:t>
        </w:r>
      </w:ins>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del w:id="1084" w:author="ChatGPT" w:date="2026-09-26T21:32:20Z">
        <w:r>
          <w:delText w:space="preserve">Logs exclude names and precise holdings; only structural metadata (file IDs, hashes, timestamps) persist.</w:delText>
        </w:r>
      </w:del>
      <w:ins w:id="1085" w:author="ChatGPT" w:date="2026-09-26T21:32:20Z">
        <w:r>
          <w:t w:space="preserve">The described logging policy excludes names and precise holdings and retains structural metadata (file IDs, hashes, and timestamps); operational logs were not available to verify implementation.</w:t>
        </w:r>
      </w:ins>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del w:id="1086" w:author="ChatGPT" w:date="2026-09-26T21:32:20Z">
        <w:r>
          <w:delText w:space="preserve">Live market feeds are transient, used only during decision windows.</w:delText>
        </w:r>
      </w:del>
      <w:ins w:id="1087" w:author="ChatGPT" w:date="2026-09-26T21:32:20Z">
        <w:r>
          <w:t w:space="preserve">The described design treats live market feeds as transient inputs used during decision windows; implementation records were not available to verify this practice.</w:t>
        </w:r>
      </w:ins>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del w:id="1088" w:author="ChatGPT" w:date="2026-09-26T21:32:20Z">
        <w:r>
          <w:delText w:space="preserve">Audit exports are encrypted at rest and rotated with freeze cycles.</w:delText>
        </w:r>
      </w:del>
      <w:ins w:id="1089" w:author="ChatGPT" w:date="2026-09-26T21:32:20Z">
        <w:r>
          <w:t w:space="preserve">The paper describes audit exports as encrypted at rest and rotated with freeze cycles; the available record does not verify these operational controls.</w:t>
        </w:r>
      </w:ins>
    </w:p>
    <w:p w14:paraId="5AE86026" w14:textId="77777777" w:rsidR="00BD40F3" w:rsidRDefault="00B6649B" w:rsidP="00385F52">
      <w:pPr>
        <w:spacing w:after="120" w:line="276" w:lineRule="auto"/>
        <w:ind w:firstLine="720"/>
        <w:contextualSpacing/>
        <w:jc w:val="both"/>
        <w:rPr>
          <w:rFonts w:eastAsia="Times New Roman" w:cs="Times New Roman"/>
          <w:szCs w:val="24"/>
        </w:rPr>
      </w:pPr>
      <w:del w:id="1090" w:author="ChatGPT" w:date="2026-09-26T21:32:20Z">
        <w:r>
          <w:delText w:space="preserve">This ensures compliance with baseline GDPR principles and model-interaction safety.</w:delText>
        </w:r>
      </w:del>
      <w:ins w:id="1091" w:author="ChatGPT" w:date="2026-09-26T21:32:20Z">
        <w:r>
          <w:t w:space="preserve">Privacy and compliance requirements require context-specific assessment; this paper does not provide legal certification or establish model-interaction safety.</w:t>
        </w:r>
      </w:ins>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del w:id="1092" w:author="ChatGPT" w:date="2026-09-26T21:32:20Z">
        <w:r>
          <w:delText w:space="preserve">Deployment scales by complexity tier:</w:delText>
        </w:r>
      </w:del>
      <w:ins w:id="1093" w:author="ChatGPT" w:date="2026-09-26T21:32:20Z">
        <w:r>
          <w:t w:space="preserve">The following tiers are an implementation illustration, not a tested deployment comparison:</w:t>
        </w:r>
      </w:ins>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Typed functions for A1-A5; UI gates for A4/A8</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del w:id="1393" w:author="ChatGPT" w:date="2026-09-27T14:24:16Z">
              <w:r>
                <w:delText w:space="preserve">Medium </w:delText>
              </w:r>
            </w:del>
            <w:ins w:id="1394" w:author="ChatGPT" w:date="2026-09-27T14:24:16Z">
              <w:r>
                <w:t w:space="preserve"> Not assessed</w:t>
              </w:r>
            </w:ins>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del w:id="1373" w:author="ChatGPT" w:date="2026-09-27T14:24:16Z">
              <w:r>
                <w:delText w:space="preserve">High </w:delText>
              </w:r>
            </w:del>
            <w:ins w:id="1374" w:author="ChatGPT" w:date="2026-09-27T14:24:16Z">
              <w:r>
                <w:t w:space="preserve"> Not assessed</w:t>
              </w:r>
            </w:ins>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del w:id="1094" w:author="ChatGPT" w:date="2026-09-26T21:32:20Z">
        <w:r>
          <w:delText w:space="preserve">Even Tier 1 yields most of the reliability benefit. Higher tiers reduce manual load but must preserve the canonical pipeline and control semantics.</w:delText>
        </w:r>
      </w:del>
      <w:ins w:id="1095" w:author="ChatGPT" w:date="2026-09-26T21:32:20Z">
        <w:r>
          <w:t w:space="preserve">The available record does not establish the relative reliability benefits or workload effects of these tiers. Any implementation would require context-specific validation.</w:t>
        </w:r>
      </w:ins>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del w:id="1259" w:author="ChatGPT" w:date="2026-09-27T12:57:07Z">
        <w:r>
          <w:delText w:space="preserve">The case study environment comprised three canonical artefacts (Strategy Master, Canonical Numbers Sheet, Life System Master) operating under freeze v4.0 / v2.0 / v1.1 respectively. </w:delText>
        </w:r>
      </w:del>
      <w:ins w:id="1260" w:author="ChatGPT" w:date="2026-09-27T12:57:07Z">
        <w:r>
          <w:t w:space="preserve">Paper 1 describes a single human–AI collaboration using three governance artefacts and reports session-based operational estimates. The available public record contains no session register, metric definitions, denominators, or underlying logs needed to verify those estimates. Its description of manual work also conflicts with a listed automatic log-parse method. The reported setup therefore cannot be treated as a verified dataset or reproducible measurement procedure.</w:t>
        </w:r>
      </w:ins>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del w:id="1266" w:author="ChatGPT" w:date="2026-09-27T12:57:07Z"/>
        </w:rPr>
      </w:pPr>
      <w:del w:id="1265" w:author="ChatGPT" w:date="2026-09-27T12:57:07Z">
        <w:r>
          <w:delText w:space="preserve">All computations, reconciliations, and logged interactions were conducted manually by the human–AI dyad without external scripts.</w:delText>
        </w:r>
      </w:del>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del w:id="1268" w:author="ChatGPT" w:date="2026-09-27T12:57:07Z"/>
        </w:rPr>
      </w:pPr>
      <w:del w:id="1267" w:author="ChatGPT" w:date="2026-09-27T12:57:07Z">
        <w:r>
          <w:delText w:space="preserve">Empirical data were drawn from ≈ 60 active sessions spanning June–October 2025.</w:delText>
        </w:r>
      </w:del>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del w:id="1270" w:author="ChatGPT" w:date="2026-09-27T12:57:07Z"/>
        </w:rPr>
      </w:pPr>
      <w:del w:id="1269" w:author="ChatGPT" w:date="2026-09-27T12:57:07Z">
        <w:r>
          <w:delText w:space="preserve">Each session was evaluated for four operational metrics:</w:delText>
        </w:r>
      </w:del>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4"/>
        <w:tblW w:w="95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965"/>
        <w:gridCol w:w="5216"/>
        <w:gridCol w:w="2359"/>
      </w:tblGrid>
      <w:tr w:rsidR="00BD40F3" w:rsidRPr="00BC7EF4" w14:paraId="11D42D12" w14:textId="77777777">
        <w:trPr>
          <w:trHeight w:val="360"/>
          <w:del w:id="1271"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C58D03" w14:textId="77777777" w:rsidR="00BD40F3" w:rsidRPr="00BC7EF4" w:rsidRDefault="00B6649B" w:rsidP="000B69DE">
            <w:pPr>
              <w:spacing w:after="120" w:line="276" w:lineRule="auto"/>
              <w:contextualSpacing/>
              <w:rPr>
                <w:rFonts w:eastAsia="Times New Roman" w:cs="Times New Roman"/>
                <w:szCs w:val="24"/>
              </w:rPr>
            </w:pPr>
            <w:del w:id="1272" w:author="ChatGPT" w:date="2026-09-27T12:57:07Z">
              <w:r>
                <w:delText w:space="preserve">Metric</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BF85B4" w14:textId="77777777" w:rsidR="00BD40F3" w:rsidRPr="00BC7EF4" w:rsidRDefault="00B6649B" w:rsidP="000B69DE">
            <w:pPr>
              <w:spacing w:after="120" w:line="276" w:lineRule="auto"/>
              <w:contextualSpacing/>
              <w:rPr>
                <w:rFonts w:eastAsia="Times New Roman" w:cs="Times New Roman"/>
                <w:szCs w:val="24"/>
              </w:rPr>
            </w:pPr>
            <w:del w:id="1273" w:author="ChatGPT" w:date="2026-09-27T12:57:07Z">
              <w:r>
                <w:delText w:space="preserve">Definition</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792D86" w14:textId="77777777" w:rsidR="00BD40F3" w:rsidRPr="00BC7EF4" w:rsidRDefault="00B6649B" w:rsidP="000B69DE">
            <w:pPr>
              <w:spacing w:after="120" w:line="276" w:lineRule="auto"/>
              <w:contextualSpacing/>
              <w:rPr>
                <w:rFonts w:eastAsia="Times New Roman" w:cs="Times New Roman"/>
                <w:szCs w:val="24"/>
              </w:rPr>
            </w:pPr>
            <w:del w:id="1274" w:author="ChatGPT" w:date="2026-09-27T12:57:07Z">
              <w:r>
                <w:delText w:space="preserve">Sampling</w:delText>
              </w:r>
            </w:del>
          </w:p>
        </w:tc>
      </w:tr>
      <w:tr w:rsidR="00BD40F3" w:rsidRPr="00BC7EF4" w14:paraId="1EC03C1A" w14:textId="77777777">
        <w:trPr>
          <w:trHeight w:val="360"/>
          <w:del w:id="1275"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3D1D8A5" w14:textId="77777777" w:rsidR="00BD40F3" w:rsidRPr="00BC7EF4" w:rsidRDefault="00B6649B" w:rsidP="000B69DE">
            <w:pPr>
              <w:spacing w:after="120" w:line="276" w:lineRule="auto"/>
              <w:contextualSpacing/>
              <w:rPr>
                <w:rFonts w:eastAsia="Times New Roman" w:cs="Times New Roman"/>
                <w:szCs w:val="24"/>
              </w:rPr>
            </w:pPr>
            <w:del w:id="1276" w:author="ChatGPT" w:date="2026-09-27T12:57:07Z">
              <w:r>
                <w:delText w:space="preserve">File Churn</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70E1E5" w14:textId="77777777" w:rsidR="00BD40F3" w:rsidRPr="00BC7EF4" w:rsidRDefault="00B6649B" w:rsidP="000B69DE">
            <w:pPr>
              <w:spacing w:after="120" w:line="276" w:lineRule="auto"/>
              <w:contextualSpacing/>
              <w:rPr>
                <w:rFonts w:eastAsia="Times New Roman" w:cs="Times New Roman"/>
                <w:szCs w:val="24"/>
              </w:rPr>
            </w:pPr>
            <w:del w:id="1277" w:author="ChatGPT" w:date="2026-09-27T12:57:07Z">
              <w:r>
                <w:delText w:space="preserve">Rate of structural file revisions per week</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96F19F" w14:textId="77777777" w:rsidR="00BD40F3" w:rsidRPr="00BC7EF4" w:rsidRDefault="00B6649B" w:rsidP="000B69DE">
            <w:pPr>
              <w:spacing w:after="120" w:line="276" w:lineRule="auto"/>
              <w:contextualSpacing/>
              <w:rPr>
                <w:rFonts w:eastAsia="Times New Roman" w:cs="Times New Roman"/>
                <w:szCs w:val="24"/>
              </w:rPr>
            </w:pPr>
            <w:del w:id="1278" w:author="ChatGPT" w:date="2026-09-27T12:57:07Z">
              <w:r>
                <w:delText w:space="preserve">Manual count</w:delText>
              </w:r>
            </w:del>
          </w:p>
        </w:tc>
      </w:tr>
      <w:tr w:rsidR="00BD40F3" w:rsidRPr="00BC7EF4" w14:paraId="27A8EFCE" w14:textId="77777777">
        <w:trPr>
          <w:trHeight w:val="597"/>
          <w:del w:id="1279"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CE7508" w14:textId="77777777" w:rsidR="00BD40F3" w:rsidRPr="00BC7EF4" w:rsidRDefault="00B6649B" w:rsidP="000B69DE">
            <w:pPr>
              <w:spacing w:after="120" w:line="276" w:lineRule="auto"/>
              <w:contextualSpacing/>
              <w:rPr>
                <w:rFonts w:eastAsia="Times New Roman" w:cs="Times New Roman"/>
                <w:szCs w:val="24"/>
              </w:rPr>
            </w:pPr>
            <w:del w:id="1280" w:author="ChatGPT" w:date="2026-09-27T12:57:07Z">
              <w:r>
                <w:delText w:space="preserve">Numeric Error Rate</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6C879A" w14:textId="77777777" w:rsidR="00BD40F3" w:rsidRPr="00BC7EF4" w:rsidRDefault="00B6649B" w:rsidP="000B69DE">
            <w:pPr>
              <w:spacing w:after="120" w:line="276" w:lineRule="auto"/>
              <w:contextualSpacing/>
              <w:rPr>
                <w:rFonts w:eastAsia="Times New Roman" w:cs="Times New Roman"/>
                <w:szCs w:val="24"/>
              </w:rPr>
            </w:pPr>
            <w:del w:id="1281" w:author="ChatGPT" w:date="2026-09-27T12:57:07Z">
              <w:r>
                <w:delText w:space="preserve">Non-canonical value occurrences / total numeric calls</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9AF4A9" w14:textId="77777777" w:rsidR="00BD40F3" w:rsidRPr="00BC7EF4" w:rsidRDefault="00B6649B" w:rsidP="000B69DE">
            <w:pPr>
              <w:spacing w:after="120" w:line="276" w:lineRule="auto"/>
              <w:contextualSpacing/>
              <w:rPr>
                <w:rFonts w:eastAsia="Times New Roman" w:cs="Times New Roman"/>
                <w:szCs w:val="24"/>
              </w:rPr>
            </w:pPr>
            <w:del w:id="1282" w:author="ChatGPT" w:date="2026-09-27T12:57:07Z">
              <w:r>
                <w:delText w:space="preserve">Automatic A1 log parse</w:delText>
              </w:r>
            </w:del>
          </w:p>
        </w:tc>
      </w:tr>
      <w:tr w:rsidR="00BD40F3" w:rsidRPr="00BC7EF4" w14:paraId="632D833B" w14:textId="77777777">
        <w:trPr>
          <w:trHeight w:val="360"/>
          <w:del w:id="1283"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70487B5" w14:textId="77777777" w:rsidR="00BD40F3" w:rsidRPr="00BC7EF4" w:rsidRDefault="00B6649B" w:rsidP="000B69DE">
            <w:pPr>
              <w:spacing w:after="120" w:line="276" w:lineRule="auto"/>
              <w:contextualSpacing/>
              <w:rPr>
                <w:rFonts w:eastAsia="Times New Roman" w:cs="Times New Roman"/>
                <w:szCs w:val="24"/>
              </w:rPr>
            </w:pPr>
            <w:del w:id="1284" w:author="ChatGPT" w:date="2026-09-27T12:57:07Z">
              <w:r>
                <w:delText w:space="preserve">Resolution Latency</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D6E460" w14:textId="77777777" w:rsidR="00BD40F3" w:rsidRPr="00BC7EF4" w:rsidRDefault="00B6649B" w:rsidP="000B69DE">
            <w:pPr>
              <w:spacing w:after="120" w:line="276" w:lineRule="auto"/>
              <w:contextualSpacing/>
              <w:rPr>
                <w:rFonts w:eastAsia="Times New Roman" w:cs="Times New Roman"/>
                <w:szCs w:val="24"/>
              </w:rPr>
            </w:pPr>
            <w:del w:id="1285" w:author="ChatGPT" w:date="2026-09-27T12:57:07Z">
              <w:r>
                <w:delText w:space="preserve">Mean time to close flagged challenge (A5)</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040481" w14:textId="77777777" w:rsidR="00BD40F3" w:rsidRPr="00BC7EF4" w:rsidRDefault="00B6649B" w:rsidP="000B69DE">
            <w:pPr>
              <w:spacing w:after="120" w:line="276" w:lineRule="auto"/>
              <w:contextualSpacing/>
              <w:rPr>
                <w:rFonts w:eastAsia="Times New Roman" w:cs="Times New Roman"/>
                <w:szCs w:val="24"/>
              </w:rPr>
            </w:pPr>
            <w:del w:id="1286" w:author="ChatGPT" w:date="2026-09-27T12:57:07Z">
              <w:r>
                <w:delText w:space="preserve">Session timestamps</w:delText>
              </w:r>
            </w:del>
          </w:p>
        </w:tc>
      </w:tr>
      <w:tr w:rsidR="00BD40F3" w:rsidRPr="00BC7EF4" w14:paraId="25AB38AD" w14:textId="77777777">
        <w:trPr>
          <w:trHeight w:val="360"/>
          <w:del w:id="1287"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105B61" w14:textId="77777777" w:rsidR="00BD40F3" w:rsidRPr="00BC7EF4" w:rsidRDefault="00B6649B" w:rsidP="000B69DE">
            <w:pPr>
              <w:spacing w:after="120" w:line="276" w:lineRule="auto"/>
              <w:contextualSpacing/>
              <w:rPr>
                <w:rFonts w:eastAsia="Times New Roman" w:cs="Times New Roman"/>
                <w:szCs w:val="24"/>
              </w:rPr>
            </w:pPr>
            <w:del w:id="1288" w:author="ChatGPT" w:date="2026-09-27T12:57:07Z">
              <w:r>
                <w:delText w:space="preserve">Qualitative Load</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8E761F" w14:textId="77777777" w:rsidR="00BD40F3" w:rsidRPr="00BC7EF4" w:rsidRDefault="00B6649B" w:rsidP="000B69DE">
            <w:pPr>
              <w:spacing w:after="120" w:line="276" w:lineRule="auto"/>
              <w:contextualSpacing/>
              <w:rPr>
                <w:rFonts w:eastAsia="Times New Roman" w:cs="Times New Roman"/>
                <w:szCs w:val="24"/>
              </w:rPr>
            </w:pPr>
            <w:del w:id="1289" w:author="ChatGPT" w:date="2026-09-27T12:57:07Z">
              <w:r>
                <w:delText w:space="preserve">Subjective fatigue index (0-5 scale)</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5673F5" w14:textId="77777777" w:rsidR="00BD40F3" w:rsidRPr="00BC7EF4" w:rsidRDefault="00B6649B" w:rsidP="000B69DE">
            <w:pPr>
              <w:spacing w:after="120" w:line="276" w:lineRule="auto"/>
              <w:contextualSpacing/>
              <w:rPr>
                <w:rFonts w:eastAsia="Times New Roman" w:cs="Times New Roman"/>
                <w:szCs w:val="24"/>
              </w:rPr>
            </w:pPr>
            <w:del w:id="1290" w:author="ChatGPT" w:date="2026-09-27T12:57:07Z">
              <w:r>
                <w:delText w:space="preserve">Weekly Review entries</w:delText>
              </w:r>
            </w:del>
          </w:p>
        </w:tc>
      </w:tr>
    </w:tbl>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del w:id="1261" w:author="ChatGPT" w:date="2026-09-27T12:57:07Z">
        <w:r>
          <w:delText w:space="preserve">The goal was not model benchmarking but behavioural validation: to measure whether the A-controls deliver reproducible reliability in a live cognitive workflow. </w:delText>
        </w:r>
      </w:del>
      <w:ins w:id="1262" w:author="ChatGPT" w:date="2026-09-27T12:57:07Z">
        <w:r>
          <w:t w:space="preserve">The architecture is a design description suitable for prospective evaluation; the available record does not validate its effectiveness or reproducibility.</w:t>
        </w:r>
      </w:ins>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del w:id="1263" w:author="ChatGPT" w:date="2026-09-27T12:57:07Z">
        <w:r>
          <w:delText w:space="preserve">Across N = 60 sessions: </w:delText>
        </w:r>
      </w:del>
      <w:ins w:id="1264" w:author="ChatGPT" w:date="2026-09-27T12:57:07Z">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ins>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2" w:author="ChatGPT" w:date="2026-09-27T12:57:07Z"/>
        </w:rPr>
      </w:pPr>
      <w:del w:id="1291" w:author="ChatGPT" w:date="2026-09-27T12:57:07Z">
        <w:r>
          <w:delText w:space="preserve">File churn decreased from ≈ 2.8 → 0.3 structural edits per week (–89 %).</w:delText>
        </w:r>
      </w:del>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4" w:author="ChatGPT" w:date="2026-09-27T12:57:07Z"/>
        </w:rPr>
      </w:pPr>
      <w:del w:id="1293" w:author="ChatGPT" w:date="2026-09-27T12:57:07Z">
        <w:r>
          <w:delText w:space="preserve">Numeric errors (E1 + E2 type) fell from 14 → 1 in aggregate (–93 %).</w:delText>
        </w:r>
      </w:del>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6" w:author="ChatGPT" w:date="2026-09-27T12:57:07Z"/>
        </w:rPr>
      </w:pPr>
      <w:del w:id="1295" w:author="ChatGPT" w:date="2026-09-27T12:57:07Z">
        <w:r>
          <w:delText w:space="preserve">Resolution latency for A5 challenges dropped from 3.6 → 0.9 hours.</w:delText>
        </w:r>
      </w:del>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8" w:author="ChatGPT" w:date="2026-09-27T12:57:07Z"/>
        </w:rPr>
      </w:pPr>
      <w:del w:id="1297" w:author="ChatGPT" w:date="2026-09-27T12:57:07Z">
        <w:r>
          <w:delText w:space="preserve">Qualitative load averaged 1.4 (“low fatigue”) versus 3.7 pre-controls.</w:delText>
        </w:r>
      </w:del>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300" w:author="ChatGPT" w:date="2026-09-27T12:57:07Z"/>
        </w:rPr>
      </w:pPr>
      <w:del w:id="1299" w:author="ChatGPT" w:date="2026-09-27T12:57:07Z">
        <w:r>
          <w:delText w:space="preserve">Gift-capture success rate improved ≈ 12 % without rung distortion.</w:delText>
        </w:r>
      </w:del>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del w:id="1302" w:author="ChatGPT" w:date="2026-09-27T12:57:07Z"/>
        </w:rPr>
      </w:pPr>
      <w:del w:id="1301" w:author="ChatGPT" w:date="2026-09-27T12:57:07Z">
        <w:r>
          <w:delText w:space="preserve">These figures demonstrate that small, deterministic constraints outperform large ungoverned context windows in practical reliability. The results are reproducible because every numerical claim can be traced to a canonical source ID, and every decision passes a defined A-gate.</w:delText>
        </w:r>
      </w:del>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del w:id="1303" w:author="ChatGPT" w:date="2026-09-27T14:06:06Z">
        <w:r>
          <w:delText w:space="preserve">The Emotional Stability Hook (A10) proved critical during market volatility. Pauses logged under ESH correlated with zero execution errors in the same session. Where ESH was skipped, E5-type errors rose to 27 %. </w:delText>
        </w:r>
      </w:del>
      <w:ins w:id="1304" w:author="ChatGPT" w:date="2026-09-27T14:06:06Z">
        <w:r>
          <w:t w:space="preserve"> The paper describes a pause before high-risk actions as a proposed safeguard. The available record does not establish how often it was used or what effect it had.</w:t>
        </w:r>
      </w:ins>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del w:id="1305" w:author="ChatGPT" w:date="2026-09-27T14:06:06Z">
        <w:r>
          <w:delText w:space="preserve">The Compaction control (A9) prevented context overflow and memory diffusion. Summaries averaged ≈ 180 tokens per digest, with semantic retention &gt; 98 % by manual review. Operators reported clearer mental state and stronger recall of session objectives. </w:delText>
        </w:r>
      </w:del>
      <w:ins w:id="1306" w:author="ChatGPT" w:date="2026-09-27T14:06:06Z">
        <w:r>
          <w:t w:space="preserve"> The paper describes compaction notes as a proposed way to carry task state across sessions. No verified digest records or review measure are available to establish summary length or retained information.</w:t>
        </w:r>
      </w:ins>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del w:id="1307" w:author="ChatGPT" w:date="2026-09-27T14:06:06Z">
        <w:r>
          <w:delText w:space="preserve">The File Registry (A3 + A10) enabled precise post-hoc reconstruction of decisions. Every file instance carried checksum signatures and timestamped approvals. Both human and AI participants rated “trust in system state” at &gt; 4.5 / 5 consistently. </w:delText>
        </w:r>
      </w:del>
      <w:ins w:id="1308" w:author="ChatGPT" w:date="2026-09-27T14:06:06Z">
        <w:r>
          <w:t w:space="preserve"> The paper proposes a file registry and audit trail to support later review. Available records do not establish complete decision reconstruction, checksum coverage and timestamped approvals for every file, or a valid rating of trust in the AI system.</w:t>
        </w:r>
      </w:ins>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09" w:author="ChatGPT" w:date="2026-09-27T14:06:06Z">
        <w:r>
          <w:delText w:space="preserve">Start small. Implement A1, A2, A4 first. Most drift disappears immediately. </w:delText>
        </w:r>
      </w:del>
      <w:ins w:id="1310" w:author="ChatGPT" w:date="2026-09-27T14:06:06Z">
        <w:r>
          <w:t w:space="preserve"> An initial small-scale trial may be considered; the paper does not establish that this removes drift.</w:t>
        </w:r>
      </w:ins>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1" w:author="ChatGPT" w:date="2026-09-27T14:06:06Z">
        <w:r>
          <w:delText w:space="preserve">Freeze often. A 90-day freeze window prevents entropy accumulation. </w:delText>
        </w:r>
      </w:del>
      <w:ins w:id="1312" w:author="ChatGPT" w:date="2026-09-27T14:06:06Z">
        <w:r>
          <w:t w:space="preserve"> A freeze interval may be considered where structural changes need deliberate review; this paper does not show that it prevents context loss.</w:t>
        </w:r>
      </w:ins>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3" w:author="ChatGPT" w:date="2026-09-27T14:06:06Z">
        <w:r>
          <w:delText w:space="preserve">Audit visibly. Display Canonical IDs and checksums in outputs. </w:delText>
        </w:r>
      </w:del>
      <w:ins w:id="1314" w:author="ChatGPT" w:date="2026-09-27T14:06:06Z">
        <w:r>
          <w:t w:space="preserve"> Displaying source identifiers and checksums may support review when those records are available.</w:t>
        </w:r>
      </w:ins>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5" w:author="ChatGPT" w:date="2026-09-27T14:06:06Z">
        <w:r>
          <w:delText w:space="preserve">Respect compaction. Summaries beat raw logs for clarity. </w:delText>
        </w:r>
      </w:del>
      <w:ins w:id="1316" w:author="ChatGPT" w:date="2026-09-27T14:06:06Z">
        <w:r>
          <w:t w:space="preserve"> Compaction may be considered to keep a shorter working summary, with human review for omitted information.</w:t>
        </w:r>
      </w:ins>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7" w:author="ChatGPT" w:date="2026-09-27T14:06:06Z">
        <w:r>
          <w:delText w:space="preserve">Protect cool-off hooks. ESH turns emotional reactions into structured resets. </w:delText>
        </w:r>
      </w:del>
      <w:ins w:id="1318" w:author="ChatGPT" w:date="2026-09-27T14:06:06Z">
        <w:r>
          <w:t w:space="preserve"> A pause before high-risk actions may be considered; this paper does not establish an effect on decisions or errors.</w:t>
        </w:r>
      </w:ins>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9" w:author="ChatGPT" w:date="2026-09-27T14:06:06Z">
        <w:r>
          <w:delText w:space="preserve">Reward boring rigour. Reliability emerges from discipline, not complexity. </w:delText>
        </w:r>
      </w:del>
      <w:ins w:id="1320" w:author="ChatGPT" w:date="2026-09-27T14:06:06Z">
        <w:r>
          <w:t w:space="preserve"> Clear, repeatable routines may support disciplined work, but reliability gains were not verified here.</w:t>
        </w:r>
      </w:ins>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del w:id="1321" w:author="ChatGPT" w:date="2026-09-27T14:24:16Z">
        <w:r>
          <w:delText w:space="preserve">Across twelve audit cycles, the control stack (A1–A10) demonstrated measurable reliability gains. Quantitative evaluation showed an overall 91 % reduction in numeric drift and 68 % decline in file-churn frequency compared with the baseline month preceding canonicalisation. Qualitatively, participants (human + model) reported lower cognitive fatigue and smoother recall of decision context. Compaction and registry mechanisms proved decisive: once log length exceeded 30 000 tokens, context-rot effects were mitigated by compaction to &lt; 2 % information loss per day. </w:delText>
        </w:r>
      </w:del>
      <w:ins w:id="1322" w:author="ChatGPT" w:date="2026-09-27T14:24:16Z">
        <w:r>
          <w:t w:space="preserve"> The available records do not substantiate the reported twelve audit cycles, reliability gains, percentage changes, participant reports, or compaction loss rate. These claims are therefore not presented here as findings.</w:t>
        </w:r>
      </w:ins>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del w:id="1323" w:author="ChatGPT" w:date="2026-09-27T14:24:16Z">
        <w:r>
          <w:delText w:space="preserve">The data confirm that reliability arises not from larger context windows but from engineered process control. The ten A-controls together form a reproducible architecture for dependable human–AI governance across multi-week reasoning loops. </w:delText>
        </w:r>
      </w:del>
      <w:ins w:id="1324" w:author="ChatGPT" w:date="2026-09-27T14:24:16Z">
        <w:r>
          <w:t w:space="preserve"> The paper proposes the ten A-controls as a process-control framework. The available evidence does not establish that the controls produced reliability gains or that the architecture is reproducible across multi-week reasoning loops.</w:t>
        </w:r>
      </w:ins>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del w:id="1325" w:author="ChatGPT" w:date="2026-09-27T14:24:16Z">
        <w:r>
          <w:delText w:space="preserve">Table 2 — A-Control Effectiveness Summary </w:delText>
        </w:r>
      </w:del>
      <w:ins w:id="1326" w:author="ChatGPT" w:date="2026-09-27T14:24:16Z">
        <w:r>
          <w:t w:space="preserve"> Table 2 — A-Control Intended Roles and Evidence Status</w:t>
        </w:r>
      </w:ins>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del w:id="1327" w:author="ChatGPT" w:date="2026-09-27T14:24:16Z">
              <w:r>
                <w:delText w:space="preserve">Primary Effect </w:delText>
              </w:r>
            </w:del>
            <w:ins w:id="1328" w:author="ChatGPT" w:date="2026-09-27T14:24:16Z">
              <w:r>
                <w:t w:space="preserve"> Intended Role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del w:id="1329" w:author="ChatGPT" w:date="2026-09-27T14:24:16Z">
              <w:r>
                <w:delText w:space="preserve">Observed Outcome </w:delText>
              </w:r>
            </w:del>
            <w:ins w:id="1330" w:author="ChatGPT" w:date="2026-09-27T14:24:16Z">
              <w:r>
                <w:t w:space="preserve"> Evidence Status</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del w:id="1331" w:author="ChatGPT" w:date="2026-09-27T14:24:16Z">
              <w:r>
                <w:delText w:space="preserve">Confidence </w:delText>
              </w:r>
            </w:del>
            <w:ins w:id="1332" w:author="ChatGPT" w:date="2026-09-27T14:24:16Z">
              <w:r>
                <w:t w:space="preserve"> Rating</w:t>
              </w:r>
            </w:ins>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Accuracy &gt; Speed</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del w:id="1333" w:author="ChatGPT" w:date="2026-09-27T14:24:16Z">
              <w:r>
                <w:delText w:space="preserve">Removes numeric fabrication </w:delText>
              </w:r>
            </w:del>
            <w:ins w:id="1334" w:author="ChatGPT" w:date="2026-09-27T14:24:16Z">
              <w:r>
                <w:t w:space="preserve"> Intended to reduce numeric errors</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del w:id="1353" w:author="ChatGPT" w:date="2026-09-27T14:24:16Z">
              <w:r>
                <w:delText w:space="preserve">−93 % numeric errors </w:delText>
              </w:r>
            </w:del>
            <w:ins w:id="135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del w:id="1375" w:author="ChatGPT" w:date="2026-09-27T14:24:16Z">
              <w:r>
                <w:delText w:space="preserve">High </w:delText>
              </w:r>
            </w:del>
            <w:ins w:id="1376" w:author="ChatGPT" w:date="2026-09-27T14:24:16Z">
              <w:r>
                <w:t w:space="preserve"> Not assessed</w:t>
              </w:r>
            </w:ins>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 Single Source of Truth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del w:id="1335" w:author="ChatGPT" w:date="2026-09-27T14:24:16Z">
              <w:r>
                <w:delText w:space="preserve">Eliminates conflicting values </w:delText>
              </w:r>
            </w:del>
            <w:ins w:id="1336" w:author="ChatGPT" w:date="2026-09-27T14:24:16Z">
              <w:r>
                <w:t w:space="preserve"> Intended to limit value conflicts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del w:id="1355" w:author="ChatGPT" w:date="2026-09-27T14:24:16Z">
              <w:r>
                <w:delText w:space="preserve">0 unresolved discrepancies </w:delText>
              </w:r>
            </w:del>
            <w:ins w:id="135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del w:id="1377" w:author="ChatGPT" w:date="2026-09-27T14:24:16Z">
              <w:r>
                <w:delText w:space="preserve">High </w:delText>
              </w:r>
            </w:del>
            <w:ins w:id="1378" w:author="ChatGPT" w:date="2026-09-27T14:24:16Z">
              <w:r>
                <w:t w:space="preserve"> Not assessed</w:t>
              </w:r>
            </w:ins>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 File Registry &amp; Checksums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del w:id="1337" w:author="ChatGPT" w:date="2026-09-27T14:24:16Z">
              <w:r>
                <w:delText w:space="preserve">Prevents version confusion </w:delText>
              </w:r>
            </w:del>
            <w:ins w:id="1338" w:author="ChatGPT" w:date="2026-09-27T14:24:16Z">
              <w:r>
                <w:t w:space="preserve"> Intended to support file-version tracking</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del w:id="1357" w:author="ChatGPT" w:date="2026-09-27T14:24:16Z">
              <w:r>
                <w:delText w:space="preserve">−72 % file churn </w:delText>
              </w:r>
            </w:del>
            <w:ins w:id="135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del w:id="1379" w:author="ChatGPT" w:date="2026-09-27T14:24:16Z">
              <w:r>
                <w:delText w:space="preserve">High </w:delText>
              </w:r>
            </w:del>
            <w:ins w:id="1380" w:author="ChatGPT" w:date="2026-09-27T14:24:16Z">
              <w:r>
                <w:t w:space="preserve"> Not assessed</w:t>
              </w:r>
            </w:ins>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 No Placeholders in Outputs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del w:id="1339" w:author="ChatGPT" w:date="2026-09-27T14:24:16Z">
              <w:r>
                <w:delText w:space="preserve">Reduces speculative drafts </w:delText>
              </w:r>
            </w:del>
            <w:ins w:id="1340" w:author="ChatGPT" w:date="2026-09-27T14:24:16Z">
              <w:r>
                <w:t w:space="preserve"> Intended to limit speculative drafts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del w:id="1359" w:author="ChatGPT" w:date="2026-09-27T14:24:16Z">
              <w:r>
                <w:delText w:space="preserve">−65 % non-final iterations </w:delText>
              </w:r>
            </w:del>
            <w:ins w:id="136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del w:id="1389" w:author="ChatGPT" w:date="2026-09-27T14:24:16Z">
              <w:r>
                <w:delText w:space="preserve">Medium-High </w:delText>
              </w:r>
            </w:del>
            <w:ins w:id="1390" w:author="ChatGPT" w:date="2026-09-27T14:24:16Z">
              <w:r>
                <w:t w:space="preserve"> Not assessed</w:t>
              </w:r>
            </w:ins>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 Sanity Checks &amp; Unit Tests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del w:id="1341" w:author="ChatGPT" w:date="2026-09-27T14:24:16Z">
              <w:r>
                <w:delText w:space="preserve">Improves verification rate </w:delText>
              </w:r>
            </w:del>
            <w:ins w:id="1342" w:author="ChatGPT" w:date="2026-09-27T14:24:16Z">
              <w:r>
                <w:t w:space="preserve"> Intended to prompt verification</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del w:id="1361" w:author="ChatGPT" w:date="2026-09-27T14:24:16Z">
              <w:r>
                <w:delText w:space="preserve">+82 % validated numerics </w:delText>
              </w:r>
            </w:del>
            <w:ins w:id="136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del w:id="1381" w:author="ChatGPT" w:date="2026-09-27T14:24:16Z">
              <w:r>
                <w:delText w:space="preserve">High </w:delText>
              </w:r>
            </w:del>
            <w:ins w:id="1382" w:author="ChatGPT" w:date="2026-09-27T14:24:16Z">
              <w:r>
                <w:t w:space="preserve"> Not assessed</w:t>
              </w:r>
            </w:ins>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Cross-Document Reconciliation</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del w:id="1343" w:author="ChatGPT" w:date="2026-09-27T14:24:16Z">
              <w:r>
                <w:delText w:space="preserve">Maintains canonical consistency </w:delText>
              </w:r>
            </w:del>
            <w:ins w:id="1344" w:author="ChatGPT" w:date="2026-09-27T14:24:16Z">
              <w:r>
                <w:t w:space="preserve"> Intended to align documents with source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del w:id="1363" w:author="ChatGPT" w:date="2026-09-27T14:24:16Z">
              <w:r>
                <w:delText w:space="preserve">&lt; 0.5 % mismatch incidents </w:delText>
              </w:r>
            </w:del>
            <w:ins w:id="136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del w:id="1383" w:author="ChatGPT" w:date="2026-09-27T14:24:16Z">
              <w:r>
                <w:delText w:space="preserve">High </w:delText>
              </w:r>
            </w:del>
            <w:ins w:id="1384" w:author="ChatGPT" w:date="2026-09-27T14:24:16Z">
              <w:r>
                <w:t w:space="preserve"> Not assessed</w:t>
              </w:r>
            </w:ins>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 Drift Diagnostics &amp; Rollback</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del w:id="1345" w:author="ChatGPT" w:date="2026-09-27T14:24:16Z">
              <w:r>
                <w:delText w:space="preserve">Accelerates error recovery </w:delText>
              </w:r>
            </w:del>
            <w:ins w:id="1346" w:author="ChatGPT" w:date="2026-09-27T14:24:16Z">
              <w:r>
                <w:t w:space="preserve"> Intended to aid error recovery</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del w:id="1365" w:author="ChatGPT" w:date="2026-09-27T14:24:16Z">
              <w:r>
                <w:delText w:space="preserve">Recovery time → 64 % </w:delText>
              </w:r>
            </w:del>
            <w:ins w:id="136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del w:id="1385" w:author="ChatGPT" w:date="2026-09-27T14:24:16Z">
              <w:r>
                <w:delText w:space="preserve">High </w:delText>
              </w:r>
            </w:del>
            <w:ins w:id="1386" w:author="ChatGPT" w:date="2026-09-27T14:24:16Z">
              <w:r>
                <w:t w:space="preserve"> Not assessed</w:t>
              </w:r>
            </w:ins>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 Permissioned Actions &amp; Approvals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del w:id="1347" w:author="ChatGPT" w:date="2026-09-27T14:24:16Z">
              <w:r>
                <w:delText w:space="preserve">Prevents unauthorised changes </w:delText>
              </w:r>
            </w:del>
            <w:ins w:id="1348" w:author="ChatGPT" w:date="2026-09-27T14:24:16Z">
              <w:r>
                <w:t w:space="preserve"> Intended to control changes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del w:id="1367" w:author="ChatGPT" w:date="2026-09-27T14:24:16Z">
              <w:r>
                <w:delText w:space="preserve">0 policy breaches </w:delText>
              </w:r>
            </w:del>
            <w:ins w:id="136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del w:id="1387" w:author="ChatGPT" w:date="2026-09-27T14:24:16Z">
              <w:r>
                <w:delText w:space="preserve">High </w:delText>
              </w:r>
            </w:del>
            <w:ins w:id="1388" w:author="ChatGPT" w:date="2026-09-27T14:24:16Z">
              <w:r>
                <w:t w:space="preserve"> Not assessed</w:t>
              </w:r>
            </w:ins>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 Compaction &amp; State Notes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del w:id="1349" w:author="ChatGPT" w:date="2026-09-27T14:24:16Z">
              <w:r>
                <w:delText w:space="preserve">Reduces context rot and fatigue </w:delText>
              </w:r>
            </w:del>
            <w:ins w:id="1350" w:author="ChatGPT" w:date="2026-09-27T14:24:16Z">
              <w:r>
                <w:t w:space="preserve"> Intended to aid context management</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del w:id="1369" w:author="ChatGPT" w:date="2026-09-27T14:24:16Z">
              <w:r>
                <w:delText w:space="preserve">−62 % cognitive load index </w:delText>
              </w:r>
            </w:del>
            <w:ins w:id="137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del w:id="1391" w:author="ChatGPT" w:date="2026-09-27T14:24:16Z">
              <w:r>
                <w:delText w:space="preserve">Medium-High </w:delText>
              </w:r>
            </w:del>
            <w:ins w:id="1392" w:author="ChatGPT" w:date="2026-09-27T14:24:16Z">
              <w:r>
                <w:t w:space="preserve"> Not assessed</w:t>
              </w:r>
            </w:ins>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 Emotional Stability Hook</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del w:id="1351" w:author="ChatGPT" w:date="2026-09-27T14:24:16Z">
              <w:r>
                <w:delText w:space="preserve">Eliminates stress-driven errors </w:delText>
              </w:r>
            </w:del>
            <w:ins w:id="1352" w:author="ChatGPT" w:date="2026-09-27T14:24:16Z">
              <w:r>
                <w:t w:space="preserve"> Intended to prompt a pause before high-risk actions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del w:id="1371" w:author="ChatGPT" w:date="2026-09-27T14:24:16Z">
              <w:r>
                <w:delText w:space="preserve">0 E5 events post-pause </w:delText>
              </w:r>
            </w:del>
            <w:ins w:id="137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del w:id="1395" w:author="ChatGPT" w:date="2026-09-27T14:24:16Z">
              <w:r>
                <w:delText w:space="preserve">Medium </w:delText>
              </w:r>
            </w:del>
            <w:ins w:id="1396" w:author="ChatGPT" w:date="2026-09-27T14:24:16Z">
              <w:r>
                <w:t w:space="preserve"> Not assessed</w:t>
              </w:r>
            </w:ins>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del w:id="1397" w:author="ChatGPT" w:date="2026-09-27T14:35:10Z">
        <w:r>
          <w:delText w:space="preserve">While the proposed control stack substantially improves long-horizon reliability, it remains bounded by several constraints intrinsic to present-day LLM systems and by design choices in our governance framework. </w:delText>
        </w:r>
      </w:del>
      <w:ins w:id="1398" w:author="ChatGPT" w:date="2026-09-27T14:35:10Z">
        <w:r>
          <w:t w:space="preserve"> The proposed control stack has technical, human, process, and evaluation constraints. The available records do not establish the reliability gains claimed elsewhere in the paper, so those gains are not treated here as verified outcomes.</w:t>
        </w:r>
      </w:ins>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del w:id="1399" w:author="ChatGPT" w:date="2026-09-27T14:35:10Z">
        <w:r>
          <w:delText w:space="preserve">All observations stem from a single model family (GPT-5) operating under transformer attention with a finite context window. Performance degradation beyond 60 k tokens persists, even with compaction. The framework mitigates—but cannot eliminate—context rot or the occasional semantic compression loss that occurs after repeated summarisation cycles. These architectural limits are external to the governance method. </w:delText>
        </w:r>
      </w:del>
      <w:ins w:id="1400" w:author="ChatGPT" w:date="2026-09-27T14:35:10Z">
        <w:r>
          <w:t w:space="preserve"> The paper describes an evaluation using one model family (GPT-5), but the available records do not verify the evaluation or substantiate the reported degradation beyond 60 k tokens. Compaction and context limits are design considerations; their effects in this work cannot be assessed from the available evidence.</w:t>
        </w:r>
      </w:ins>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del w:id="1401" w:author="ChatGPT" w:date="2026-09-27T14:35:10Z">
        <w:r>
          <w:delText w:space="preserve">Sustained discipline from the human participant is essential. Controls such as A1 (Accuracy &gt; Speed) and A10 (Emotional Stability Hook) assume a cooperative actor who follows cadence rituals and freeze policies. If the operator ignores checkpoints or overrides freeze windows, error suppression collapses. The system improves reliability only insofar as its participants remain aligned with its behavioural covenant. </w:delText>
        </w:r>
      </w:del>
      <w:ins w:id="1402" w:author="ChatGPT" w:date="2026-09-27T14:35:10Z">
        <w:r>
          <w:t w:space="preserve"> The framework assumes sustained human participation. Its cadence rituals, checkpoints, and freeze policies are intended to support oversight; the available records do not establish adherence to these practices or their effect on errors or reliability.</w:t>
        </w:r>
      </w:ins>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del w:id="1403" w:author="ChatGPT" w:date="2026-09-27T14:35:10Z">
        <w:r>
          <w:delText w:space="preserve">The study used a single-dyad architecture: one human, one model. Multi-agent or multi-team deployments will introduce new coordination dynamics and potential drift vectors. Although the invariant design principles (A1–A10) are portable, their parameterisation—frequency of audits, thresholds for compaction—will need recalibration. Direct generalisation to enterprise-scale workflows therefore requires caution. </w:delText>
        </w:r>
      </w:del>
      <w:ins w:id="1404" w:author="ChatGPT" w:date="2026-09-27T14:35:10Z">
        <w:r>
          <w:t w:space="preserve"> The paper describes a single human–model dyad, but the available records do not verify this evaluation. Multi-agent or multi-team use may introduce coordination requirements that warrant separate evaluation. The transferability of A1–A10 and any need to recalibrate them remain proposed considerations, not tested findings.</w:t>
        </w:r>
      </w:ins>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del w:id="1405" w:author="ChatGPT" w:date="2026-09-27T14:35:10Z">
        <w:r>
          <w:delText w:space="preserve">Quantitative outcomes rely on operational logs, not external benchmarks. While numeric drift and file-churn reductions are clear, more rigorous measurement frameworks (e.g., cross-lab reproducibility or blinded replication) remain to be established. Future work should formalise statistical tests for reliability deltas between governance models. </w:delText>
        </w:r>
      </w:del>
      <w:ins w:id="1406" w:author="ChatGPT" w:date="2026-09-27T14:35:10Z">
        <w:r>
          <w:t w:space="preserve"> The paper states that quantitative outcomes were derived from operational logs rather than external benchmarks. Those logs and associated metric definitions are not available here, so reported drift and file-churn reductions cannot be verified. Future evaluation could define measures and use independent or blinded replication.</w:t>
        </w:r>
      </w:ins>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del w:id="1407" w:author="ChatGPT" w:date="2026-09-27T14:35:10Z">
        <w:r>
          <w:delText w:space="preserve">Our controls run atop human–AI symbiosis, not full automation. Execution still depends on human oversight for ethical review, consent gates, and final-action authority. Complete autonomy under these constraints would require formal verification and liability frameworks beyond the present study. </w:delText>
        </w:r>
      </w:del>
      <w:ins w:id="1408" w:author="ChatGPT" w:date="2026-09-27T14:35:10Z">
        <w:r>
          <w:t w:space="preserve"> The framework is presented as retaining human oversight for ethical review, consent gates, and final-action authority. The available material does not evaluate automated execution or establish what formal verification or liability arrangements would be required for autonomous deployment.</w:t>
        </w:r>
      </w:ins>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del w:id="1409" w:author="ChatGPT" w:date="2026-09-27T14:35:10Z">
        <w:r>
          <w:delText w:space="preserve">The architecture presented here offers durable gains in stability and auditability but not omniscience. It transforms stochastic reasoning into a governed process, yet inherits the fragility of its substrates: attention limits, human variance, and incomplete metrics. Recognising and transparently documenting these boundaries is essential for reproducible, responsible adoption. </w:delText>
        </w:r>
      </w:del>
      <w:ins w:id="1410" w:author="ChatGPT" w:date="2026-09-27T14:35:10Z">
        <w:r>
          <w:t w:space="preserve"> This paper presents a governance architecture intended to organise human–AI collaboration. Available records do not establish durable gains in stability or auditability. Technical limits, dependence on human participation, and unverified metrics remain relevant areas for evaluation before the framework’s reliability or reproducibility can be assessed.</w:t>
        </w:r>
      </w:ins>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del w:id="1411" w:author="ChatGPT" w:date="2026-09-27T14:41:40Z">
        <w:r>
          <w:delText w:space="preserve">This section translates the framework into a deployable procedure for individuals and small teams. The goal is to achieve long-horizon stability without enterprise infrastructure. The adoption sequence emphasises minimal tools, explicit cadence, and verifiable checkpoints. </w:delText>
        </w:r>
      </w:del>
      <w:ins w:id="1412" w:author="ChatGPT" w:date="2026-09-27T14:41:40Z">
        <w:r>
          <w:t w:space="preserve"> This section presents a proposed procedure for individuals and small teams. It is intended to organise work with minimal tools, an explicit cadence, and checkpoints; the available records do not establish that it achieves long-horizon stability.</w:t>
        </w:r>
      </w:ins>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del w:id="1413" w:author="ChatGPT" w:date="2026-09-27T14:41:40Z">
        <w:r>
          <w:delText w:space="preserve">Implementation requires only a document editor, a spreadsheet, and a shared file directory with version tracking. </w:delText>
        </w:r>
      </w:del>
      <w:ins w:id="1414" w:author="ChatGPT" w:date="2026-09-27T14:41:40Z">
        <w:r>
          <w:t w:space="preserve"> The playbook proposes using a document editor, a spreadsheet, and a shared file directory with version tracking; this setup was not evaluated here.</w:t>
        </w:r>
      </w:ins>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del w:id="1415" w:author="ChatGPT" w:date="2026-09-27T14:41:40Z">
        <w:r>
          <w:delText w:space="preserve">Strategy Master (.docx or .md): holds rules, logic, and narrative. </w:delText>
        </w:r>
      </w:del>
      <w:ins w:id="1416" w:author="ChatGPT" w:date="2026-09-27T14:41:40Z">
        <w:r>
          <w:t w:space="preserve"> Strategy Master (.docx or .md): proposed location for rules, logic, and narrative.</w:t>
        </w:r>
      </w:ins>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del w:id="1417" w:author="ChatGPT" w:date="2026-09-27T14:41:40Z">
        <w:r>
          <w:delText w:space="preserve">Canonical Numbers Sheet (.xlsx or .csv): stores all validated numeric truth. </w:delText>
        </w:r>
      </w:del>
      <w:ins w:id="1418" w:author="ChatGPT" w:date="2026-09-27T14:41:40Z">
        <w:r>
          <w:t w:space="preserve"> Canonical Numbers Sheet (.xlsx or .csv): proposed location for validated numeric values.</w:t>
        </w:r>
      </w:ins>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del w:id="1419" w:author="ChatGPT" w:date="2026-09-27T14:41:40Z">
        <w:r>
          <w:delText w:space="preserve">Life System Master (.docx): defines cadence and audit procedures.
One human operator (“strategist”) and one AI agent (“analyst”) suffice. Additional reviewers may be added for compliance but are not required. </w:delText>
        </w:r>
      </w:del>
      <w:ins w:id="1420" w:author="ChatGPT" w:date="2026-09-27T14:41:40Z">
        <w:r>
          <w:t w:space="preserve"> Life System Master (.docx): proposed location for cadence and audit procedures. The playbook proposes one human operator (“strategist”) and one AI agent (“analyst”); available evidence does not establish that this staffing model is sufficient. Additional reviewers may be appropriate where compliance requires them.</w:t>
        </w:r>
      </w:ins>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del w:id="1421" w:author="ChatGPT" w:date="2026-09-27T14:41:40Z">
        <w:r>
          <w:delText w:space="preserve">Deployment proceeds in a one-week cycle: </w:delText>
        </w:r>
      </w:del>
      <w:ins w:id="1422" w:author="ChatGPT" w:date="2026-09-27T14:41:40Z">
        <w:r>
          <w:t w:space="preserve"> The playbook proposes a one-week rollout sequence:</w:t>
        </w:r>
      </w:ins>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A1 - A3</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Run a reconciliation walk-through; verify numeric paths and file registry; establish checksum log.</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A6</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A9</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Freeze artefacts; archive superseded versions; confirm permission logic and approvals.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A8 -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del w:id="1423" w:author="ChatGPT" w:date="2026-09-27T14:41:40Z">
        <w:r>
          <w:delText w:space="preserve">Guardrails: </w:delText>
        </w:r>
      </w:del>
      <w:ins w:id="1424" w:author="ChatGPT" w:date="2026-09-27T14:41:40Z">
        <w:r>
          <w:t w:space="preserve"> Proposed guardrails:</w:t>
        </w:r>
      </w:ins>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5" w:author="ChatGPT" w:date="2026-09-27T14:41:40Z">
        <w:r>
          <w:delText w:space="preserve">One live file per artefact — no parallel drafts. </w:delText>
        </w:r>
      </w:del>
      <w:ins w:id="1426" w:author="ChatGPT" w:date="2026-09-27T14:41:40Z">
        <w:r>
          <w:t w:space="preserve"> Where practical, keep one current file per artefact and record versions to avoid parallel drafts.</w:t>
        </w:r>
      </w:ins>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7" w:author="ChatGPT" w:date="2026-09-27T14:41:40Z">
        <w:r>
          <w:delText w:space="preserve">Every number has an origin ID — no anonymous figures. </w:delText>
        </w:r>
      </w:del>
      <w:ins w:id="1428" w:author="ChatGPT" w:date="2026-09-27T14:41:40Z">
        <w:r>
          <w:t w:space="preserve"> Record a source identifier for each number where available; flag figures without traceable sources.</w:t>
        </w:r>
      </w:ins>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9" w:author="ChatGPT" w:date="2026-09-27T14:41:40Z">
        <w:r>
          <w:delText w:space="preserve">No execution without checklist completion (A4). </w:delText>
        </w:r>
      </w:del>
      <w:ins w:id="1430" w:author="ChatGPT" w:date="2026-09-27T14:41:40Z">
        <w:r>
          <w:t w:space="preserve"> A checklist may be used before execution as an A4 safeguard.</w:t>
        </w:r>
      </w:ins>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31" w:author="ChatGPT" w:date="2026-09-27T14:41:40Z">
        <w:r>
          <w:delText w:space="preserve">Human confirmation for critical writes (A8). </w:delText>
        </w:r>
      </w:del>
      <w:ins w:id="1432" w:author="ChatGPT" w:date="2026-09-27T14:41:40Z">
        <w:r>
          <w:t w:space="preserve"> Human confirmation may be retained for critical writes under A8.</w:t>
        </w:r>
      </w:ins>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del w:id="1433" w:author="ChatGPT" w:date="2026-09-27T14:41:40Z">
        <w:r>
          <w:delText w:space="preserve">Freeze = sacred — breaches require documented reason + version bump. </w:delText>
        </w:r>
      </w:del>
      <w:ins w:id="1434" w:author="ChatGPT" w:date="2026-09-27T14:41:40Z">
        <w:r>
          <w:t w:space="preserve"> A freeze period may be used for controlled changes; document exceptions and version updates.</w:t>
        </w:r>
      </w:ins>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del w:id="1435" w:author="ChatGPT" w:date="2026-09-27T14:41:40Z">
        <w:r>
          <w:delText w:space="preserve">Weekly audits ensure canonical-to-strategy parity. Each quarter, perform a “drift diagnostic”: compare hashes of frozen files; reconcile any divergence. Compaction summaries replace full logs every 30 days, maintaining continuity while controlling token growth. </w:delText>
        </w:r>
      </w:del>
      <w:ins w:id="1436" w:author="ChatGPT" w:date="2026-09-27T14:41:40Z">
        <w:r>
          <w:t w:space="preserve"> The playbook proposes weekly audits and quarterly comparisons of frozen-file hashes, with reconciliation where needed. It also proposes 30-day compaction summaries. The available records do not establish that these intervals maintain parity, preserve continuity, or control token growth.</w:t>
        </w:r>
      </w:ins>
    </w:p>
    <w:p w14:paraId="3610DB77" w14:textId="77777777" w:rsidR="00BD40F3" w:rsidRDefault="00B6649B" w:rsidP="00385F52">
      <w:pPr>
        <w:spacing w:after="120" w:line="276" w:lineRule="auto"/>
        <w:ind w:firstLine="720"/>
        <w:contextualSpacing/>
        <w:jc w:val="both"/>
        <w:rPr>
          <w:rFonts w:eastAsia="Times New Roman" w:cs="Times New Roman"/>
          <w:szCs w:val="24"/>
        </w:rPr>
      </w:pPr>
      <w:del w:id="1437" w:author="ChatGPT" w:date="2026-09-27T14:41:40Z">
        <w:r>
          <w:delText w:space="preserve">Teams may introduce lightweight automation: a script validating A1 lookups, a macro for A3 checksum updates, or scheduled reminders for A9 digest generation. These augment, not replace, the governance covenant. </w:delText>
        </w:r>
      </w:del>
      <w:ins w:id="1438" w:author="ChatGPT" w:date="2026-09-27T14:41:40Z">
        <w:r>
          <w:t w:space="preserve"> Teams could consider lightweight automation, such as validating A1 lookups, updating A3 checksums, or scheduling A9 digest reminders. These are proposed options; their effects were not evaluated.</w:t>
        </w:r>
      </w:ins>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del w:id="1439" w:author="ChatGPT" w:date="2026-09-27T14:41:40Z">
        <w:r>
          <w:delText w:space="preserve">Expected Benefits </w:delText>
        </w:r>
      </w:del>
      <w:ins w:id="1440" w:author="ChatGPT" w:date="2026-09-27T14:41:40Z">
        <w:r>
          <w:t w:space="preserve"> Expected Benefits (not verified)</w:t>
        </w:r>
      </w:ins>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del w:id="1441" w:author="ChatGPT" w:date="2026-09-27T14:41:40Z">
        <w:r>
          <w:delText w:space="preserve">After 4–6 weeks, typical outcomes include:% reduction in rework due to missing or conflicting data, </w:delText>
        </w:r>
      </w:del>
      <w:ins w:id="1442" w:author="ChatGPT" w:date="2026-09-27T14:41:40Z">
        <w:r>
          <w:t w:space="preserve"> The available records do not establish a typical 4–6 week reduction in rework or quantify such a reduction.</w:t>
        </w:r>
      </w:ins>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del w:id="1443" w:author="ChatGPT" w:date="2026-09-27T14:41:40Z">
        <w:r>
          <w:delText w:space="preserve"> drop in fatigue index (measured by session length × correction rate), </w:delText>
        </w:r>
      </w:del>
      <w:ins w:id="1444" w:author="ChatGPT" w:date="2026-09-27T14:41:40Z">
        <w:r>
          <w:t w:space="preserve"> A fatigue index based on session length and correction rate is proposed, but no values or validated measurement are available.</w:t>
        </w:r>
      </w:ins>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del w:id="1445" w:author="ChatGPT" w:date="2026-09-27T14:41:40Z">
        <w:r>
          <w:delText w:space="preserve">zero policy breaches recorded under A8, </w:delText>
        </w:r>
      </w:del>
      <w:ins w:id="1446" w:author="ChatGPT" w:date="2026-09-27T14:41:40Z">
        <w:r>
          <w:t w:space="preserve"> Zero policy breaches under A8 are not substantiated by the available records.</w:t>
        </w:r>
      </w:ins>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del w:id="1447" w:author="ChatGPT" w:date="2026-09-27T14:41:40Z">
        <w:r>
          <w:delText w:space="preserve">and full reproducibility of numeric decisions across audit cycles. </w:delText>
        </w:r>
      </w:del>
      <w:ins w:id="1448" w:author="ChatGPT" w:date="2026-09-27T14:41:40Z">
        <w:r>
          <w:t w:space="preserve"> Full reproducibility of numeric decisions across audit cycles is not demonstrated in the available records.</w:t>
        </w:r>
      </w:ins>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del w:id="1449" w:author="ChatGPT" w:date="2026-09-27T14:41:40Z">
        <w:r>
          <w:delText w:space="preserve">The playbook demonstrates that dependable human–AI collaboration arises not from heavier software stacks but from disciplined simplicity—few files, explicit gates, immutable provenance. </w:delText>
        </w:r>
      </w:del>
      <w:ins w:id="1450" w:author="ChatGPT" w:date="2026-09-27T14:41:40Z">
        <w:r>
          <w:t w:space="preserve"> The playbook proposes disciplined simplicity—few files, explicit gates, and provenance—as an approach to human–AI collaboration. The available records do not demonstrate that this approach produced dependable outcomes.</w:t>
        </w:r>
      </w:ins>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del w:id="1451" w:author="ChatGPT" w:date="2026-09-27T14:44:54Z">
        <w:r>
          <w:delText w:space="preserve">The governance model developed here centres on responsible autonomy rather than full automation. Every control (A1–A10) embeds a human-in-the-loop safeguard to ensure transparency, informed consent, and psychological stability. </w:delText>
        </w:r>
      </w:del>
      <w:ins w:id="1452" w:author="ChatGPT" w:date="2026-09-27T14:44:54Z">
        <w:r>
          <w:t w:space="preserve"> The framework is presented as a proposal for responsible autonomy rather than full automation. It describes A1–A10 as incorporating human-in-the-loop safeguards intended to support transparency, informed consent, and psychological stability; the available records do not verify their implementation or effects.</w:t>
        </w:r>
      </w:ins>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del w:id="1453" w:author="ChatGPT" w:date="2026-09-27T14:44:54Z">
        <w:r>
          <w:delText w:space="preserve">All artefacts—Strategy Master, Canonical Numbers Sheet, and Life System Master—store only procedural and numeric data. No personal identifiers, financial accounts, or live feeds are retained. Screenshots used for execution are transient and deleted after reconciliation. </w:delText>
        </w:r>
      </w:del>
      <w:ins w:id="1454" w:author="ChatGPT" w:date="2026-09-27T14:44:54Z">
        <w:r>
          <w:t w:space="preserve"> The paper states that the Strategy Master, Canonical Numbers Sheet, and Life System Master contain only procedural and numeric information, and that screenshots are deleted after reconciliation. Available inventories and retention records do not verify these data-handling claims.</w:t>
        </w:r>
      </w:ins>
    </w:p>
    <w:p w14:paraId="19521D40" w14:textId="77777777" w:rsidR="00BD40F3" w:rsidRDefault="00B6649B" w:rsidP="00385F52">
      <w:pPr>
        <w:spacing w:after="120" w:line="276" w:lineRule="auto"/>
        <w:ind w:firstLine="720"/>
        <w:contextualSpacing/>
        <w:jc w:val="both"/>
        <w:rPr>
          <w:rFonts w:eastAsia="Times New Roman" w:cs="Times New Roman"/>
          <w:szCs w:val="24"/>
        </w:rPr>
      </w:pPr>
      <w:del w:id="1455" w:author="ChatGPT" w:date="2026-09-27T14:44:54Z">
        <w:r>
          <w:delText w:space="preserve">Each canonical entry carries an origin ID and timestamp, satisfying provenance and chain-of-custody requirements. Audit logs are immutable but redactable: structural data remain public; sensitive context remains private. </w:delText>
        </w:r>
      </w:del>
      <w:ins w:id="1456" w:author="ChatGPT" w:date="2026-09-27T14:44:54Z">
        <w:r>
          <w:t w:space="preserve"> The paper proposes origin IDs and timestamps for canonical entries, and describes audit logs as immutable but redactable, with structural data public and sensitive context private. Available records do not verify coverage, immutability, redaction, or access controls; chain-of-custody requirements are therefore not established.</w:t>
        </w:r>
      </w:ins>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del w:id="1457" w:author="ChatGPT" w:date="2026-09-27T14:44:54Z">
        <w:r>
          <w:delText w:space="preserve">The architecture enforces human approval at key gates (A4, A8, A10). The AI system proposes; the human disposes. No irreversible decision executes without explicit confirmation. This preserves accountability and prevents silent delegation to the model. </w:delText>
        </w:r>
      </w:del>
      <w:ins w:id="1458" w:author="ChatGPT" w:date="2026-09-27T14:44:54Z">
        <w:r>
          <w:t w:space="preserve"> The paper describes human-approval gates at A4, A8, and A10 and states that irreversible decisions require confirmation. Available records do not verify that these gates operated or establish that they preserved accountability or prevented silent delegation.</w:t>
        </w:r>
      </w:ins>
    </w:p>
    <w:p w14:paraId="0E1D93D3" w14:textId="77777777" w:rsidR="00BD40F3" w:rsidRDefault="00B6649B" w:rsidP="00385F52">
      <w:pPr>
        <w:spacing w:after="120" w:line="276" w:lineRule="auto"/>
        <w:ind w:firstLine="720"/>
        <w:contextualSpacing/>
        <w:jc w:val="both"/>
        <w:rPr>
          <w:rFonts w:eastAsia="Times New Roman" w:cs="Times New Roman"/>
          <w:szCs w:val="24"/>
        </w:rPr>
      </w:pPr>
      <w:del w:id="1459" w:author="ChatGPT" w:date="2026-09-27T14:44:54Z">
        <w:r>
          <w:delText w:space="preserve">Ethical posture aligns with emerging “human-on-the-loop” frameworks: oversight remains continuous yet lightweight, ensuring efficiency without eroding responsibility. </w:delText>
        </w:r>
      </w:del>
      <w:ins w:id="1460" w:author="ChatGPT" w:date="2026-09-27T14:44:54Z">
        <w:r>
          <w:t w:space="preserve"> The paper characterises its approach as human-on-the-loop. Available material does not establish that oversight was continuous or that it maintained efficiency without reducing responsibility.</w:t>
        </w:r>
      </w:ins>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del w:id="1461" w:author="ChatGPT" w:date="2026-09-27T14:44:54Z">
        <w:r>
          <w:delText w:space="preserve">Long-horizon collaboration introduces emotional fatigue and confirmation bias. Control A10—the Emotional Stability Hook—requires a deliberate pause before executing contentious or high-stakes actions. This temporal buffer demonstrably reduces impulsive behaviour and escalatory exchanges. </w:delText>
        </w:r>
      </w:del>
      <w:ins w:id="1462" w:author="ChatGPT" w:date="2026-09-27T14:44:54Z">
        <w:r>
          <w:t w:space="preserve"> Long-horizon collaboration may involve fatigue and confirmation bias. A10 proposes a pause before contentious or high-stakes actions; available records do not establish how often it was used or its effects on impulsive behaviour or escalatory exchanges.</w:t>
        </w:r>
      </w:ins>
    </w:p>
    <w:p w14:paraId="66532EB3" w14:textId="77777777" w:rsidR="00BD40F3" w:rsidRDefault="00B6649B" w:rsidP="00385F52">
      <w:pPr>
        <w:spacing w:after="120" w:line="276" w:lineRule="auto"/>
        <w:ind w:firstLine="720"/>
        <w:contextualSpacing/>
        <w:jc w:val="both"/>
        <w:rPr>
          <w:rFonts w:eastAsia="Times New Roman" w:cs="Times New Roman"/>
          <w:szCs w:val="24"/>
        </w:rPr>
      </w:pPr>
      <w:del w:id="1463" w:author="ChatGPT" w:date="2026-09-27T14:44:54Z">
        <w:r>
          <w:delText w:space="preserve">Cadence rituals (daily pulse, weekly review, quarterly freeze) act as safety valves, maintaining emotional equilibrium while preserving operational tempo. </w:delText>
        </w:r>
      </w:del>
      <w:ins w:id="1464" w:author="ChatGPT" w:date="2026-09-27T14:44:54Z">
        <w:r>
          <w:t w:space="preserve"> Daily pulses, weekly reviews, and quarterly freezes are proposed routines. Available records do not establish their use or an effect on emotional equilibrium or operational tempo.</w:t>
        </w:r>
      </w:ins>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del w:id="1465" w:author="ChatGPT" w:date="2026-09-27T14:44:54Z">
        <w:r>
          <w:delText w:space="preserve">Every file carries an integrity hash; every numeric decision can be replayed from canonical history. This radical transparency converts ethical compliance into an auditable process. All algorithms and controls are published under an open licence, allowing third-party replication and critique. </w:delText>
        </w:r>
      </w:del>
      <w:ins w:id="1466" w:author="ChatGPT" w:date="2026-09-27T14:44:54Z">
        <w:r>
          <w:t w:space="preserve"> The paper states that every file has an integrity hash, numerical decisions can be replayed from canonical history, and the algorithms and controls are published under an open licence. Available records do not establish complete hash coverage, decision replayability, publication of the full set, or third-party replication.</w:t>
        </w:r>
      </w:ins>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del w:id="1467" w:author="ChatGPT" w:date="2026-09-27T14:44:54Z">
        <w:r>
          <w:delText w:space="preserve">The system is not designed for coercive persuasion, surveillance, or autonomous financial execution. Its scope is confined to decision-support contexts where informed consent and revocability are guaranteed. </w:delText>
        </w:r>
      </w:del>
      <w:ins w:id="1468" w:author="ChatGPT" w:date="2026-09-27T14:44:54Z">
        <w:r>
          <w:t w:space="preserve"> The paper states that the system is not intended for coercive persuasion, surveillance, or autonomous financial execution, and proposes consent-based, revocable decision support as its scope. Available records do not establish that deployments enforce these boundaries.</w:t>
        </w:r>
      </w:ins>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del w:id="1469" w:author="ChatGPT" w:date="2026-09-27T14:44:54Z">
        <w:r>
          <w:delText w:space="preserve">By codifying consent, provenance, and psychological safeguards into its control stack, this framework transforms ethical aspiration into engineered practice—making responsible autonomy operational. </w:delText>
        </w:r>
      </w:del>
      <w:ins w:id="1470" w:author="ChatGPT" w:date="2026-09-27T14:44:54Z">
        <w:r>
          <w:t w:space="preserve"> The framework proposes controls for consent, provenance, and psychological safety. The available records do not establish that these controls make responsible autonomy operational.</w:t>
        </w:r>
      </w:ins>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del w:id="1471" w:author="ChatGPT" w:date="2026-09-27T15:12:49Z">
        <w:r>
          <w:delText w:space="preserve">This study demonstrates that dependable long-horizon collaboration between humans and large language models can be achieved not by enlarging model capacity but by engineering disciplined governance around it. Through canonical separation of text and numerics, explicit cadence rituals, and ten lightweight execution controls (A1–A10), the system converts probabilistic reasoning into a reproducible process. </w:delText>
        </w:r>
      </w:del>
      <w:ins w:id="1472" w:author="ChatGPT" w:date="2026-09-27T15:12:49Z">
        <w:r>
          <w:t w:space="preserve"> The paper presents a governance approach based on canonical separation of text and numerics, explicit cadence rituals, and ten proposed controls (A1–A10). The available records do not establish that this approach achieved dependable long-horizon collaboration or converted probabilistic reasoning into a reproducible process.</w:t>
        </w:r>
      </w:ins>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del w:id="1473" w:author="ChatGPT" w:date="2026-09-27T15:12:49Z">
        <w:r>
          <w:delText w:space="preserve">Quantitative results showed substantial reductions in numeric drift and file churn, while qualitative evidence revealed lower cognitive fatigue and faster recovery from operational breakdowns. These gains arose from process control, not model fine-tuning: the same language model that exhibited instability under ad-hoc prompting became consistent when bounded by explicit truth sources and cadence gates. </w:delText>
        </w:r>
      </w:del>
      <w:ins w:id="1474" w:author="ChatGPT" w:date="2026-09-27T15:12:49Z">
        <w:r>
          <w:t w:space="preserve"> The reported reductions in numeric drift and file churn, and claims about cognitive fatigue and recovery, cannot be verified from the available records. Those records also do not establish that any change resulted from process controls rather than model fine-tuning or other factors.</w:t>
        </w:r>
      </w:ins>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del w:id="1475" w:author="ChatGPT" w:date="2026-09-27T15:12:49Z">
        <w:r>
          <w:delText w:space="preserve">The framework generalises beyond investment or strategic contexts. Any domain requiring durable reasoning—research management, policy analysis, compliance auditing—can replicate the architecture with minimal tooling. Three artefacts and ten controls suffice to sustain long-term coherence without enterprise infrastructure. </w:delText>
        </w:r>
      </w:del>
      <w:ins w:id="1476" w:author="ChatGPT" w:date="2026-09-27T15:12:49Z">
        <w:r>
          <w:t w:space="preserve"> Use beyond investment or strategic contexts is a possibility that would require separate evaluation. The available evidence does not show that other domains can replicate the architecture with minimal tooling or that three artefacts and ten controls suffice to sustain long-term coherence.</w:t>
        </w:r>
      </w:ins>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del w:id="1477" w:author="ChatGPT" w:date="2026-09-27T15:12:49Z">
        <w:r>
          <w:delText w:space="preserve">Our findings also emphasise the continued necessity of human agency. The most effective governance arises when automation and oversight are co-designed: the AI executes structured routines, while the human enforces cadence and ethical boundaries. This “dyadic architecture” balances autonomy with accountability, illustrating that responsible collaboration is a design property, not an emergent one. </w:delText>
        </w:r>
      </w:del>
      <w:ins w:id="1478" w:author="ChatGPT" w:date="2026-09-27T15:12:49Z">
        <w:r>
          <w:t w:space="preserve"> The paper proposes a dyadic architecture in which the AI performs structured routines and the human retains cadence and ethical oversight. The available records do not establish that this arrangement balances autonomy with accountability or that responsible collaboration is achieved as a design property.</w:t>
        </w:r>
      </w:ins>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del w:id="1479" w:author="ChatGPT" w:date="2026-09-27T15:12:49Z">
        <w:r>
          <w:delText w:space="preserve">Future work will examine multi-agent scaling, cross-domain reproducibility, and statistical benchmarking of governance models. Extending the control stack into fully open, peer-audited systems could make long-horizon reliability a standard feature of human–AI practice. </w:delText>
        </w:r>
      </w:del>
      <w:ins w:id="1480" w:author="ChatGPT" w:date="2026-09-27T15:12:49Z">
        <w:r>
          <w:t w:space="preserve"> Future work could examine multi-agent scaling, cross-domain reproducibility, and statistical benchmarking. Fully open, peer-audited systems are another proposed direction; whether they could improve long-horizon reliability remains to be evaluated.</w:t>
        </w:r>
      </w:ins>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del w:id="1481" w:author="ChatGPT" w:date="2026-09-27T15:12:49Z">
        <w:r>
          <w:delText w:space="preserve">In summary, durable reliability is achieved through simplicity, separation, and cadence. </w:delText>
        </w:r>
      </w:del>
      <w:ins w:id="1482" w:author="ChatGPT" w:date="2026-09-27T15:12:49Z">
        <w:r>
          <w:t w:space="preserve"> In summary, the paper proposes simplicity, separation, and cadence as design principles; their effect on reliability was not established.</w:t>
        </w:r>
      </w:ins>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del w:id="1483" w:author="ChatGPT" w:date="2026-09-27T15:12:49Z">
        <w:r>
          <w:delText w:space="preserve">and the collaboration endures. </w:delText>
        </w:r>
      </w:del>
      <w:ins w:id="1484" w:author="ChatGPT" w:date="2026-09-27T15:12:49Z">
        <w:r>
          <w:t w:space="preserve"> these are proposed principles, not verified guarantees that collaboration will endure.</w:t>
        </w:r>
      </w:ins>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del w:id="1631" w:author="ChatGPT" w:date="2026-09-27T16:05:19Z">
        <w:r>
          <w:rPr>
            <w:rFonts w:eastAsia="Times New Roman" w:cs="Times New Roman"/>
            <w:szCs w:val="24"/>
          </w:rPr>
          <w:delText>The authors thank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delText>
        </w:r>
      </w:del>
      <w:ins w:id="1632" w:author="ChatGPT" w:date="2026-09-27T16:05:19Z">
        <w:r>
          <w:rPr>
            <w:rFonts w:eastAsia="Times New Roman" w:cs="Times New Roman"/>
            <w:szCs w:val="24"/>
          </w:rPr>
          <w:t>The author thanks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ins>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del w:id="1568" w:author="ChatGPT" w:date="2026-09-27T15:47:26Z">
        <w:r>
          <w:delText w:space="preserve">Rishi Sood designed the research, maintained the authoritative artefacts, and conducted longitudinal validation. </w:delText>
        </w:r>
      </w:del>
      <w:ins w:id="1569" w:author="ChatGPT" w:date="2026-09-27T15:47:26Z">
        <w:r>
          <w:t w:space="preserve"> Rishi Sood designed the research and maintained the authoritative artefacts.</w:t>
        </w:r>
      </w:ins>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del w:id="1633" w:author="ChatGPT" w:date="2026-09-27T16:05:19Z">
        <w:r>
          <w:rPr>
            <w:rFonts w:eastAsia="Times New Roman" w:cs="Times New Roman"/>
            <w:szCs w:val="24"/>
          </w:rPr>
          <w:delText>“Mahdi” (ChatGPT, GPT-5) implemented and documented the control algorithms, generated analytical summaries, and authored supporting text.</w:delText>
        </w:r>
      </w:del>
      <w:ins w:id="1634" w:author="ChatGPT" w:date="2026-09-27T16:05:19Z">
        <w:r>
          <w:rPr>
            <w:rFonts w:eastAsia="Times New Roman" w:cs="Times New Roman"/>
            <w:szCs w:val="24"/>
          </w:rPr>
          <w:t>Rishi Sood is the sole author of this manuscript.</w:t>
        </w:r>
      </w:ins>
    </w:p>
    <w:p w14:paraId="1AB80513" w14:textId="77777777" w:rsidR="00BD40F3" w:rsidRDefault="00B6649B" w:rsidP="00385F52">
      <w:pPr>
        <w:spacing w:after="120" w:line="276" w:lineRule="auto"/>
        <w:ind w:firstLine="720"/>
        <w:contextualSpacing/>
        <w:jc w:val="both"/>
        <w:rPr>
          <w:rFonts w:eastAsia="Times New Roman" w:cs="Times New Roman"/>
          <w:szCs w:val="24"/>
        </w:rPr>
      </w:pPr>
      <w:del w:id="1570" w:author="ChatGPT" w:date="2026-09-27T15:47:26Z">
        <w:r>
          <w:delText w:space="preserve">Both contributors jointly reviewed, edited, and approved the final manuscript. </w:delText>
        </w:r>
      </w:del>
      <w:ins w:id="1571" w:author="ChatGPT" w:date="2026-09-27T15:47:26Z">
        <w:r>
          <w:t w:space="preserve"> Final review, approval, and responsibility for the manuscript rest with the human author.</w:t>
        </w:r>
      </w:ins>
    </w:p>
    <w:p>
      <w:pPr>
        <w:keepNext/>
        <w:keepLines/>
        <w:spacing w:after="120" w:line="276" w:lineRule="auto"/>
        <w:ind w:firstLine="720"/>
        <w:contextualSpacing/>
        <w:jc w:val="both"/>
        <w:rPr>
          <w:rFonts w:eastAsia="Times New Roman" w:cs="Times New Roman"/>
          <w:b/>
          <w:i/>
          <w:szCs w:val="24"/>
        </w:rPr>
      </w:pPr>
      <w:ins w:id="1641" w:author="ChatGPT" w:date="2026-09-27T16:05:19Z">
        <w:r>
          <w:rPr>
            <w:rFonts w:eastAsia="Times New Roman" w:cs="Times New Roman"/>
            <w:b/>
            <w:i/>
            <w:szCs w:val="24"/>
          </w:rPr>
          <w:t>Generative AI Use Disclosure</w:t>
        </w:r>
      </w:ins>
    </w:p>
    <w:p w14:paraId="0F044CCC" w14:textId="28E687E3" w:rsidR="009908BF" w:rsidRDefault="009908BF" w:rsidP="00385F52">
      <w:pPr>
        <w:spacing w:after="120" w:line="276" w:lineRule="auto"/>
        <w:ind w:firstLine="720"/>
        <w:contextualSpacing/>
        <w:jc w:val="both"/>
        <w:rPr>
          <w:rFonts w:eastAsia="Times New Roman" w:cs="Times New Roman"/>
          <w:szCs w:val="24"/>
        </w:rPr>
      </w:pPr>
      <w:del w:id="1635" w:author="ChatGPT" w:date="2026-09-27T16:05:19Z">
        <w:r>
          <w:rPr>
            <w:rFonts w:eastAsia="Times New Roman" w:cs="Times New Roman"/>
            <w:szCs w:val="24"/>
          </w:rPr>
          <w:delText>The author thanks “Mahdi” (ChatGPT, GPT-5) for its analytical assistance, structural reasoning, and drafting support throughout the development of this paper.</w:delText>
        </w:r>
      </w:del>
      <w:ins w:id="1636" w:author="ChatGPT" w:date="2026-09-27T16:05:19Z">
        <w:r>
          <w:rPr>
            <w:rFonts w:eastAsia="Times New Roman" w:cs="Times New Roman"/>
            <w:szCs w:val="24"/>
          </w:rPr>
          <w:t>ChatGPT (GPT-5) was used to assist with implementing and documenting the control algorithms, generating analytical summaries, and drafting supporting text. The author reviewed and edited the AI-assisted material and takes responsibility for the final manuscript.</w:t>
        </w:r>
      </w:ins>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del w:id="1637" w:author="ChatGPT" w:date="2026-09-27T16:05:19Z">
        <w:r>
          <w:rPr>
            <w:rFonts w:eastAsia="Times New Roman" w:cs="Times New Roman"/>
            <w:szCs w:val="24"/>
          </w:rPr>
          <w:delText>This work received no external funding. All resources were provided voluntarily by the authors as part of an independent research collaboration.</w:delText>
        </w:r>
      </w:del>
      <w:ins w:id="1638" w:author="ChatGPT" w:date="2026-09-27T16:05:19Z">
        <w:r>
          <w:rPr>
            <w:rFonts w:eastAsia="Times New Roman" w:cs="Times New Roman"/>
            <w:szCs w:val="24"/>
          </w:rPr>
          <w:t>This work received no external funding. The author provided all resources voluntarily.</w:t>
        </w:r>
      </w:ins>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del w:id="1639" w:author="ChatGPT" w:date="2026-09-27T16:05:19Z">
        <w:r>
          <w:rPr>
            <w:rFonts w:eastAsia="Times New Roman" w:cs="Times New Roman"/>
            <w:szCs w:val="24"/>
          </w:rPr>
          <w:delText>The authors declare no commercial or financial relationships that could be construed as a potential conflict of interest.</w:delText>
        </w:r>
      </w:del>
      <w:ins w:id="1640" w:author="ChatGPT" w:date="2026-09-27T16:05:19Z">
        <w:r>
          <w:rPr>
            <w:rFonts w:eastAsia="Times New Roman" w:cs="Times New Roman"/>
            <w:szCs w:val="24"/>
          </w:rPr>
          <w:t>The author declares no commercial or financial relationships that could be construed as a potential conflict of interest.</w:t>
        </w:r>
      </w:ins>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del w:id="1572" w:author="ChatGPT" w:date="2026-09-27T15:47:26Z">
        <w:r>
          <w:delText w:space="preserve">All non-personal data, pseudocode, and structural artefacts (Strategy Master, Canonical Numbers Sheet, Life System Master) are available upon reasonable request. </w:delText>
        </w:r>
      </w:del>
      <w:ins w:id="1573" w:author="ChatGPT" w:date="2026-09-27T15:47:26Z">
        <w:r>
          <w:t w:space="preserve"> The manuscript provides no public link to the underlying data, canonical artefacts, audit logs, or templates. Their availability on request and any planned supplementary release remain to be confirmed.</w:t>
        </w:r>
      </w:ins>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del w:id="1574" w:author="ChatGPT" w:date="2026-09-27T15:47:26Z">
        <w:r>
          <w:delText w:space="preserve">Demonstration templates, checksum registries, and drift-diagnostic logs will be published with the supplementary materials. </w:delText>
        </w:r>
      </w:del>
      <w:ins w:id="1575" w:author="ChatGPT" w:date="2026-09-27T15:47:26Z">
        <w:r>
          <w:t w:space="preserve"> No supplementary materials or stable repository link are identified in this version.</w:t>
        </w:r>
      </w:ins>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del w:id="1485" w:author="ChatGPT" w:date="2026-09-27T15:40:40Z">
        <w:r>
          <w:delText w:space="preserve">Anthropic Applied AI. (2025, September 29). Effective context engineering for AI </w:delText>
        </w:r>
      </w:del>
      <w:ins w:id="1486" w:author="ChatGPT" w:date="2026-09-27T15:40:40Z">
        <w:r>
          <w:t w:space="preserve"> Anthropic. (2025, September 29). Effective context engineering for AI agents.</w:t>
        </w:r>
      </w:ins>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del w:id="1487" w:author="ChatGPT" w:date="2026-09-27T15:40:40Z">
        <w:r>
          <w:delText w:space="preserve">agents. Anthropic Blog. https://www.anthropic.com/blog/context-engineering </w:delText>
        </w:r>
      </w:del>
      <w:ins w:id="1488" w:author="ChatGPT" w:date="2026-09-27T15:40:40Z">
        <w:r>
          <w:t w:space="preserve"> Anthropic Engineering. https://www.anthropic.com/engineering/effective-context-engineering-for-ai-agents</w:t>
        </w:r>
      </w:ins>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del w:id="1497" w:author="ChatGPT" w:date="2026-09-27T15:40:40Z">
        <w:r>
          <w:delText w:space="preserve">APS (Association for Psychological Science). (2025). Exploring the role of human-AI </w:delText>
        </w:r>
      </w:del>
      <w:ins w:id="1498" w:author="ChatGPT" w:date="2026-09-27T15:40:40Z">
        <w:r>
          <w:t w:space="preserve"> </w:t>
        </w:r>
      </w:ins>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del w:id="1499" w:author="ChatGPT" w:date="2026-09-27T15:40:40Z">
        <w:r>
          <w:delText w:space="preserve">collaboration in solving scientific problems. Physical Review Physics Education </w:delText>
        </w:r>
      </w:del>
      <w:ins w:id="1500" w:author="ChatGPT" w:date="2026-09-27T15:40:40Z">
        <w:r>
          <w:t w:space="preserve"> </w:t>
        </w:r>
      </w:ins>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del w:id="1501" w:author="ChatGPT" w:date="2026-09-27T15:40:40Z">
        <w:r>
          <w:delText w:space="preserve">Research. </w:delText>
        </w:r>
      </w:del>
      <w:ins w:id="1502" w:author="ChatGPT" w:date="2026-09-27T15:40:40Z">
        <w:r>
          <w:t w:space="preserve"> </w:t>
        </w:r>
      </w:ins>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del w:id="1503" w:author="ChatGPT" w:date="2026-09-27T15:40:40Z">
        <w:r>
          <w:delText w:space="preserve">Balaji, V. (2025). Context engineering for AI practitioners: Research paper summary. </w:delText>
        </w:r>
      </w:del>
      <w:ins w:id="1504" w:author="ChatGPT" w:date="2026-09-27T15:40:40Z">
        <w:r>
          <w:t w:space="preserve"> </w:t>
        </w:r>
      </w:ins>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05" w:author="ChatGPT" w:date="2026-09-27T15:40:40Z">
        <w:r>
          <w:delText w:space="preserve">LinkedIn Articles. Retrieved October 2025, from </w:delText>
        </w:r>
      </w:del>
      <w:ins w:id="1506" w:author="ChatGPT" w:date="2026-09-27T15:40:40Z">
        <w:r>
          <w:t w:space="preserve"> </w:t>
        </w:r>
      </w:ins>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07" w:author="ChatGPT" w:date="2026-09-27T15:40:40Z">
        <w:r>
          <w:delText w:space="preserve">https://www.linkedin.com/pulse/context-engineering-ai-balaji-2025 </w:delText>
        </w:r>
      </w:del>
      <w:ins w:id="1508" w:author="ChatGPT" w:date="2026-09-27T15:40:40Z">
        <w:r>
          <w:t w:space="preserve"> </w:t>
        </w:r>
      </w:ins>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del w:id="1509" w:author="ChatGPT" w:date="2026-09-27T15:40:40Z">
        <w:r>
          <w:delText w:space="preserve">Bonsign, M. (2025). A framework for autonomous context engineering in large </w:delText>
        </w:r>
      </w:del>
      <w:ins w:id="1510" w:author="ChatGPT" w:date="2026-09-27T15:40:40Z">
        <w:r>
          <w:t w:space="preserve"> </w:t>
        </w:r>
      </w:ins>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11" w:author="ChatGPT" w:date="2026-09-27T15:40:40Z">
        <w:r>
          <w:delText w:space="preserve">language models. Medium Blog. https://medium.com/@bonsign/context-engineering- </w:delText>
        </w:r>
      </w:del>
      <w:ins w:id="1512" w:author="ChatGPT" w:date="2026-09-27T15:40:40Z">
        <w:r>
          <w:t w:space="preserve"> </w:t>
        </w:r>
      </w:ins>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13" w:author="ChatGPT" w:date="2026-09-27T15:40:40Z">
        <w:r>
          <w:delText w:space="preserve">framework-2025 </w:delText>
        </w:r>
      </w:del>
      <w:ins w:id="1514" w:author="ChatGPT" w:date="2026-09-27T15:40:40Z">
        <w:r>
          <w:t w:space="preserve"> </w:t>
        </w:r>
      </w:ins>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del w:id="1515" w:author="ChatGPT" w:date="2026-09-27T15:40:40Z">
        <w:r>
          <w:delText w:space="preserve">Fylle.ai. (2025). Context engineering: The foundation your AI team actually needs. </w:delText>
        </w:r>
      </w:del>
      <w:ins w:id="1516" w:author="ChatGPT" w:date="2026-09-27T15:40:40Z">
        <w:r>
          <w:t w:space="preserve"> </w:t>
        </w:r>
      </w:ins>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17" w:author="ChatGPT" w:date="2026-09-27T15:40:40Z">
        <w:r>
          <w:delText w:space="preserve">Fylle.ai Insights Blog. https://fylle.ai/blog/context-engineering-2025 </w:delText>
        </w:r>
      </w:del>
      <w:ins w:id="1518" w:author="ChatGPT" w:date="2026-09-27T15:40:40Z">
        <w:r>
          <w:t w:space="preserve"> </w:t>
        </w:r>
      </w:ins>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del w:id="1519" w:author="ChatGPT" w:date="2026-09-27T15:40:40Z">
        <w:r>
          <w:delText w:space="preserve">Gawande, A. (2009). The checklist manifesto. Metropolitan Books. </w:delText>
        </w:r>
      </w:del>
      <w:ins w:id="1520" w:author="ChatGPT" w:date="2026-09-27T15:40:40Z">
        <w:r>
          <w:t w:space="preserve"> </w:t>
        </w:r>
      </w:ins>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del w:id="1521" w:author="ChatGPT" w:date="2026-09-27T15:40:40Z">
        <w:r>
          <w:delText w:space="preserve">Huber, J. (2025). Context engineering: The secret to high-performing agentic AI. </w:delText>
        </w:r>
      </w:del>
      <w:ins w:id="1522" w:author="ChatGPT" w:date="2026-09-27T15:40:40Z">
        <w:r>
          <w:t w:space="preserve"> </w:t>
        </w:r>
      </w:ins>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del w:id="1523" w:author="ChatGPT" w:date="2026-09-27T15:40:40Z">
        <w:r>
          <w:delText w:space="preserve">Multimodal.dev Blog. https://multimodal.dev/articles/context-engineering-2025 </w:delText>
        </w:r>
      </w:del>
      <w:ins w:id="1524" w:author="ChatGPT" w:date="2026-09-27T15:40:40Z">
        <w:r>
          <w:t w:space="preserve"> </w:t>
        </w:r>
      </w:ins>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del w:id="1525" w:author="ChatGPT" w:date="2026-09-27T15:40:40Z">
        <w:r>
          <w:delText w:space="preserve">Klein, G., et al. (2023). Human-AI teaming: Trust calibration and decision quality. </w:delText>
        </w:r>
      </w:del>
      <w:ins w:id="1526" w:author="ChatGPT" w:date="2026-09-27T15:40:40Z">
        <w:r>
          <w:t w:space="preserve"> </w:t>
        </w:r>
      </w:ins>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del w:id="1527" w:author="ChatGPT" w:date="2026-09-27T15:40:40Z">
        <w:r>
          <w:delText w:space="preserve">NASA Technical Report TA3. </w:delText>
        </w:r>
      </w:del>
      <w:ins w:id="1528" w:author="ChatGPT" w:date="2026-09-27T15:40:40Z">
        <w:r>
          <w:t w:space="preserve"> </w:t>
        </w:r>
      </w:ins>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del w:id="1529" w:author="ChatGPT" w:date="2026-09-27T15:40:40Z">
        <w:r>
          <w:delText w:space="preserve">Latent Space. (2025). RAG is dead, context engineering is king — with Jeff Huber. </w:delText>
        </w:r>
      </w:del>
      <w:ins w:id="1530" w:author="ChatGPT" w:date="2026-09-27T15:40:40Z">
        <w:r>
          <w:t w:space="preserve"> </w:t>
        </w:r>
      </w:ins>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del w:id="1531" w:author="ChatGPT" w:date="2026-09-27T15:40:40Z">
        <w:r>
          <w:delText w:space="preserve">Latent Space Podcast Transcript. https://latentspace.pod/context-engineering-2025 </w:delText>
        </w:r>
      </w:del>
      <w:ins w:id="1532" w:author="ChatGPT" w:date="2026-09-27T15:40:40Z">
        <w:r>
          <w:t w:space="preserve"> </w:t>
        </w:r>
      </w:ins>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del w:id="1489" w:author="ChatGPT" w:date="2026-09-27T15:40:40Z">
        <w:r>
          <w:delText w:space="preserve">Lewis, P., et al. (2020). Retrieval-augmented generation for knowledge-intensive NLP. </w:delText>
        </w:r>
      </w:del>
      <w:ins w:id="1490" w:author="ChatGPT" w:date="2026-09-27T15:40:40Z">
        <w:r>
          <w:t w:space="preserve"> Lewis, P., et al. (2020). Retrieval-augmented generation for knowledge-intensive NLP tasks.</w:t>
        </w:r>
      </w:ins>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del w:id="1491" w:author="ChatGPT" w:date="2026-09-27T15:40:40Z">
        <w:r>
          <w:delText w:space="preserve">NeurIPS 2020 Proceedings. https://arxiv.org/abs/2005.11401 </w:delText>
        </w:r>
      </w:del>
      <w:ins w:id="1492" w:author="ChatGPT" w:date="2026-09-27T15:40:40Z">
        <w:r>
          <w:t w:space="preserve"> Advances in Neural Information Processing Systems, 33. https://arxiv.org/abs/2005.11401</w:t>
        </w:r>
      </w:ins>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del w:id="1493" w:author="ChatGPT" w:date="2026-09-27T15:40:40Z">
        <w:r>
          <w:delText w:space="preserve">    Nature Human Behaviour. (2024). When combinations of humans and AI are useful. </w:delText>
        </w:r>
      </w:del>
      <w:ins w:id="1494" w:author="ChatGPT" w:date="2026-09-27T15:40:40Z">
        <w:r>
          <w:t w:space="preserve"> </w:t>
        </w:r>
      </w:ins>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del w:id="1495" w:author="ChatGPT" w:date="2026-09-27T15:40:40Z">
        <w:r>
          <w:delText w:space="preserve">    Nature Human Behaviour, 8(4), 501–505. https://doi.org/10.1038/s41562-024-01566-x </w:delText>
        </w:r>
      </w:del>
      <w:ins w:id="1496" w:author="ChatGPT" w:date="2026-09-27T15:40:40Z">
        <w:r>
          <w:t w:space="preserve"> </w:t>
        </w:r>
      </w:ins>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del w:id="1533" w:author="ChatGPT" w:date="2026-09-27T15:40:40Z">
        <w:r>
          <w:delText w:space="preserve">    Press, O., et al. (2021). Train short, test long: Attention with linear biases (ALiBi). </w:delText>
        </w:r>
      </w:del>
      <w:ins w:id="1534" w:author="ChatGPT" w:date="2026-09-27T15:40:40Z">
        <w:r>
          <w:t w:space="preserve"> </w:t>
        </w:r>
      </w:ins>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del w:id="1535" w:author="ChatGPT" w:date="2026-09-27T15:40:40Z">
        <w:r>
          <w:delText w:space="preserve">    arXiv:2108.12409. https://arxiv.org/abs/2108.12409 </w:delText>
        </w:r>
      </w:del>
      <w:ins w:id="1536" w:author="ChatGPT" w:date="2026-09-27T15:40:40Z">
        <w:r>
          <w:t w:space="preserve"> </w:t>
        </w:r>
      </w:ins>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pPr>
        <w:keepNext/>
        <w:keepLines/>
        <w:spacing w:after="120" w:line="240" w:lineRule="auto"/>
        <w:ind w:hanging="284"/>
        <w:contextualSpacing/>
        <w:jc w:val="both"/>
        <w:rPr>
          <w:rFonts w:eastAsia="Calibri" w:cs="Times New Roman"/>
          <w:szCs w:val="24"/>
        </w:rPr>
      </w:pPr>
      <w:ins w:id="1567" w:author="ChatGPT" w:date="2026-09-27T15:40:40Z">
        <w:r>
          <w:t w:space="preserve">Vaccaro, M., Almaatouq, A., &amp; Malone, T. (2024). When combinations of humans and AI are useful: A systematic review and meta-analysis. Nature Human Behaviour, 8, 2293–2303. https://doi.org/10.1038/s41562-024-02024-1</w:t>
        </w:r>
      </w:ins>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del w:id="1537" w:author="ChatGPT" w:date="2026-09-27T15:40:40Z">
        <w:r>
          <w:delText w:space="preserve">    Shinn, N., et al. (2023). Reflexion: Language agents with verifier feedback. </w:delText>
        </w:r>
      </w:del>
      <w:ins w:id="1538" w:author="ChatGPT" w:date="2026-09-27T15:40:40Z">
        <w:r>
          <w:t w:space="preserve"> </w:t>
        </w:r>
      </w:ins>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del w:id="1539" w:author="ChatGPT" w:date="2026-09-27T15:40:40Z">
        <w:r>
          <w:delText w:space="preserve">    arXiv:2303.11366. https://arxiv.org/abs/2303.11366 </w:delText>
        </w:r>
      </w:del>
      <w:ins w:id="1540" w:author="ChatGPT" w:date="2026-09-27T15:40:40Z">
        <w:r>
          <w:t w:space="preserve"> </w:t>
        </w:r>
      </w:ins>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del w:id="1541" w:author="ChatGPT" w:date="2026-09-27T15:40:40Z">
        <w:r>
          <w:delText w:space="preserve">    Springer. (2024). Human-AI interaction research agenda: A user-centred perspective. </w:delText>
        </w:r>
      </w:del>
      <w:ins w:id="1542" w:author="ChatGPT" w:date="2026-09-27T15:40:40Z">
        <w:r>
          <w:t w:space="preserve"> </w:t>
        </w:r>
      </w:ins>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del w:id="1543" w:author="ChatGPT" w:date="2026-09-27T15:40:40Z">
        <w:r>
          <w:delText w:space="preserve">    Cognitive Research: Principles and Implications, 9(2), 121–136. </w:delText>
        </w:r>
      </w:del>
      <w:ins w:id="1544" w:author="ChatGPT" w:date="2026-09-27T15:40:40Z">
        <w:r>
          <w:t w:space="preserve"> </w:t>
        </w:r>
      </w:ins>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del w:id="1545" w:author="ChatGPT" w:date="2026-09-27T15:40:40Z">
        <w:r>
          <w:delText w:space="preserve">    Taylor &amp;amp; Francis. (2025). Complementarity in human-AI collaboration: Concept, </w:delText>
        </w:r>
      </w:del>
      <w:ins w:id="1546" w:author="ChatGPT" w:date="2026-09-27T15:40:40Z">
        <w:r>
          <w:t w:space="preserve"> </w:t>
        </w:r>
      </w:ins>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del w:id="1547" w:author="ChatGPT" w:date="2026-09-27T15:40:40Z">
        <w:r>
          <w:delText w:space="preserve">    sources, and applications. European Journal of Information Systems. </w:delText>
        </w:r>
      </w:del>
      <w:ins w:id="1548" w:author="ChatGPT" w:date="2026-09-27T15:40:40Z">
        <w:r>
          <w:t w:space="preserve"> </w:t>
        </w:r>
      </w:ins>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del w:id="1549" w:author="ChatGPT" w:date="2026-09-27T15:40:40Z">
        <w:r>
          <w:delText w:space="preserve">    https://doi.org/10.1080/0960085X.2025.1132449 </w:delText>
        </w:r>
      </w:del>
      <w:ins w:id="1550" w:author="ChatGPT" w:date="2026-09-27T15:40:40Z">
        <w:r>
          <w:t w:space="preserve"> </w:t>
        </w:r>
      </w:ins>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del w:id="1551" w:author="ChatGPT" w:date="2026-09-27T15:40:40Z">
        <w:r>
          <w:delText w:space="preserve">    Vaswani, A., et al. (2017). Attention is all you need. Advances in Neural Information </w:delText>
        </w:r>
      </w:del>
      <w:ins w:id="1552" w:author="ChatGPT" w:date="2026-09-27T15:40:40Z">
        <w:r>
          <w:t w:space="preserve"> </w:t>
        </w:r>
      </w:ins>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del w:id="1553" w:author="ChatGPT" w:date="2026-09-27T15:40:40Z">
        <w:r>
          <w:delText w:space="preserve">    Processing Systems (NeurIPS 2017). https://doi.org/10.48550/arXiv.1706.03762 </w:delText>
        </w:r>
      </w:del>
      <w:ins w:id="1554" w:author="ChatGPT" w:date="2026-09-27T15:40:40Z">
        <w:r>
          <w:t w:space="preserve"> </w:t>
        </w:r>
      </w:ins>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del w:id="1555" w:author="ChatGPT" w:date="2026-09-27T15:40:40Z">
        <w:r>
          <w:delText w:space="preserve">    Wang, D. (2019). Human-AI collaboration in data science. ACM Digital Library. </w:delText>
        </w:r>
      </w:del>
      <w:ins w:id="1556" w:author="ChatGPT" w:date="2026-09-27T15:40:40Z">
        <w:r>
          <w:t w:space="preserve"> </w:t>
        </w:r>
      </w:ins>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del w:id="1557" w:author="ChatGPT" w:date="2026-09-27T15:40:40Z">
        <w:r>
          <w:delText w:space="preserve">    https://doi.org/10.1145/3290605.3300233 </w:delText>
        </w:r>
      </w:del>
      <w:ins w:id="1558" w:author="ChatGPT" w:date="2026-09-27T15:40:40Z">
        <w:r>
          <w:t w:space="preserve"> </w:t>
        </w:r>
      </w:ins>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del w:id="1559" w:author="ChatGPT" w:date="2026-09-27T15:40:40Z">
        <w:r>
          <w:delText w:space="preserve">    Zhang, L., et al. (2025). TTDA: Token-truncation data augmentation for factual </w:delText>
        </w:r>
      </w:del>
      <w:ins w:id="1560" w:author="ChatGPT" w:date="2026-09-27T15:40:40Z">
        <w:r>
          <w:t w:space="preserve"> </w:t>
        </w:r>
      </w:ins>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del w:id="1561" w:author="ChatGPT" w:date="2026-09-27T15:40:40Z">
        <w:r>
          <w:delText w:space="preserve">    summarisation. arXiv:2502.03122. https://arxiv.org/abs/2502.03122 </w:delText>
        </w:r>
      </w:del>
      <w:ins w:id="1562" w:author="ChatGPT" w:date="2026-09-27T15:40:40Z">
        <w:r>
          <w:t w:space="preserve"> </w:t>
        </w:r>
      </w:ins>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del w:id="1576" w:author="ChatGPT" w:date="2026-09-27T15:47:26Z">
        <w:r>
          <w:delText w:space="preserve">Complete pseudocode definitions for the ten execution controls (A1–A10). </w:delText>
        </w:r>
      </w:del>
      <w:ins w:id="1577" w:author="ChatGPT" w:date="2026-09-27T15:47:26Z">
        <w:r>
          <w:t w:space="preserve"> Illustrative pseudocode sketches for the ten proposed controls (A1–A10).</w:t>
        </w:r>
      </w:ins>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del w:id="1578" w:author="ChatGPT" w:date="2026-09-27T15:47:26Z">
        <w:r>
          <w:delText w:space="preserve">All functions are deterministic, language-agnostic, and designed for verifiable reproducibility. </w:delText>
        </w:r>
      </w:del>
      <w:ins w:id="1579" w:author="ChatGPT" w:date="2026-09-27T15:47:26Z">
        <w:r>
          <w:t w:space="preserve"> These sketches have not been executed or validated; determinism, language independence, and reproducibility are not established.</w:t>
        </w:r>
      </w:ins>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del w:id="1580" w:author="ChatGPT" w:date="2026-09-27T15:47:26Z">
        <w:r>
          <w:delText w:space="preserve">Twelve audit cycles were analysed. </w:delText>
        </w:r>
      </w:del>
      <w:ins w:id="1581" w:author="ChatGPT" w:date="2026-09-27T15:47:26Z">
        <w:r>
          <w:t w:space="preserve"> The previous version of this manuscript reports 12 audit cycles; the underlying logs were not supplied for independent verification.</w:t>
        </w:r>
      </w:ins>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del w:id="1582" w:author="ChatGPT" w:date="2026-09-27T15:47:26Z">
        <w:r>
          <w:delText w:space="preserve">Average drift reduction = 91 %; mean recovery latency ↓ 64 %. </w:delText>
        </w:r>
      </w:del>
      <w:ins w:id="1583" w:author="ChatGPT" w:date="2026-09-27T15:47:26Z">
        <w:r>
          <w:t w:space="preserve"> The previous version of this manuscript reports a 91% average drift reduction and a 64% decrease in mean recovery latency; neither calculation nor its source observations could be independently verified.</w:t>
        </w:r>
      </w:ins>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del w:id="1584" w:author="ChatGPT" w:date="2026-09-27T15:47:26Z">
        <w:r>
          <w:delText w:space="preserve">All hashes computed using SHA-256; parent–child linkage forms a Merkle-chain for reproducibility. </w:delText>
        </w:r>
      </w:del>
      <w:ins w:id="1585" w:author="ChatGPT" w:date="2026-09-27T15:47:26Z">
        <w:r>
          <w:t w:space="preserve"> The previous version of this manuscript states that SHA-256 hashes and parent–child links were used. Source files and calculation records were not supplied, so hash integrity and reproducibility were not independently verified.</w:t>
        </w:r>
      </w:ins>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pPr>
        <w:keepNext/>
        <w:keepLines/>
        <w:spacing w:after="120" w:line="276" w:lineRule="auto"/>
        <w:ind w:firstLine="720"/>
        <w:contextualSpacing/>
        <w:jc w:val="both"/>
        <w:rPr>
          <w:rFonts w:eastAsia="Times New Roman" w:cs="Times New Roman"/>
          <w:b/>
          <w:i/>
          <w:szCs w:val="24"/>
        </w:rPr>
      </w:pPr>
      <w:ins w:id="1620" w:author="ChatGPT" w:date="2026-09-27T15:47:26Z">
        <w:r>
          <w:t w:space="preserve"> Illustrative values transcribed from the previous version of this manuscript; the underlying conversation, digest, and calculations were not supplied for independent verification.</w:t>
        </w:r>
      </w:ins>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69B308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State:  Freeze Q2 active; holdings verified.</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Delta:  0.02 % drift detected; reconciled via A6.</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F15B1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Pointers:  Canonical[ALCPB.3], Strategy§2.4.</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del w:id="1586" w:author="ChatGPT" w:date="2026-09-27T15:47:26Z">
        <w:r>
          <w:delText w:space="preserve">Compression ratio = 92.7 %; semantic deviation &lt; 0.5 %. </w:delText>
        </w:r>
      </w:del>
      <w:ins w:id="1587" w:author="ChatGPT" w:date="2026-09-27T15:47:26Z">
        <w:r>
          <w:t w:space="preserve"> The previous version of this manuscript reports a 92.7% compression ratio and semantic deviation below 0.5%; neither figure was independently verified.</w:t>
        </w:r>
      </w:ins>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p>
      <w:pPr>
        <w:keepNext/>
        <w:keepLines/>
        <w:spacing w:after="120" w:line="276" w:lineRule="auto"/>
        <w:ind w:firstLine="720"/>
        <w:contextualSpacing/>
        <w:jc w:val="both"/>
        <w:rPr>
          <w:rFonts w:eastAsia="Times New Roman" w:cs="Times New Roman"/>
          <w:szCs w:val="24"/>
        </w:rPr>
      </w:pPr>
      <w:ins w:id="1621" w:author="ChatGPT" w:date="2026-09-27T15:47:26Z">
        <w:r>
          <w:t w:space="preserve"> Snapshot values are reproduced from the previous version of this manuscript; hash fragments, timestamps, and parent links have not been independently verified.</w:t>
        </w:r>
      </w:ins>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del w:id="1588" w:author="ChatGPT" w:date="2026-09-27T15:47:26Z">
        <w:r>
          <w:delText w:space="preserve">Integrity verified via chained hashes (see Figure 1). </w:delText>
        </w:r>
      </w:del>
      <w:ins w:id="1589" w:author="ChatGPT" w:date="2026-09-27T15:47:26Z">
        <w:r>
          <w:t w:space="preserve"> The previous version of this manuscript states that integrity was verified using chained hashes; the source files were not supplied for an independent check.</w:t>
        </w:r>
      </w:ins>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del w:id="1590" w:author="ChatGPT" w:date="2026-09-27T15:47:26Z">
        <w:r>
          <w:delText w:space="preserve">Matrix aligning numeric identifiers between the two authoritative artefacts. </w:delText>
        </w:r>
      </w:del>
      <w:ins w:id="1591" w:author="ChatGPT" w:date="2026-09-27T15:47:26Z">
        <w:r>
          <w:t w:space="preserve"> Example reconciliation matrix reproduced from the previous version of this manuscript; the cited source artefacts were not supplied for independent verification.</w:t>
        </w:r>
      </w:ins>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del w:id="1604" w:author="ChatGPT" w:date="2026-09-27T15:47:26Z">
              <w:r>
                <w:delText w:space="preserve">Â§4.2 </w:delText>
              </w:r>
            </w:del>
            <w:ins w:id="1605" w:author="ChatGPT" w:date="2026-09-27T15:47:26Z">
              <w:r>
                <w:t w:space="preserve"> §4.2</w:t>
              </w:r>
            </w:ins>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del w:id="1606" w:author="ChatGPT" w:date="2026-09-27T15:47:26Z">
              <w:r>
                <w:delText w:space="preserve">SheetÂ§A </w:delText>
              </w:r>
            </w:del>
            <w:ins w:id="1607" w:author="ChatGPT" w:date="2026-09-27T15:47:26Z">
              <w:r>
                <w:t w:space="preserve"> Sheet §A</w:t>
              </w:r>
            </w:ins>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del w:id="1612" w:author="ChatGPT" w:date="2026-09-27T15:47:26Z">
              <w:r>
                <w:delText w:space="preserve">Â§4.3 </w:delText>
              </w:r>
            </w:del>
            <w:ins w:id="1613" w:author="ChatGPT" w:date="2026-09-27T15:47:26Z">
              <w:r>
                <w:t w:space="preserve"> §4.3</w:t>
              </w:r>
            </w:ins>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del w:id="1608" w:author="ChatGPT" w:date="2026-09-27T15:47:26Z">
              <w:r>
                <w:delText w:space="preserve">SheetÂ§A </w:delText>
              </w:r>
            </w:del>
            <w:ins w:id="1609" w:author="ChatGPT" w:date="2026-09-27T15:47:26Z">
              <w:r>
                <w:t w:space="preserve"> Sheet §A</w:t>
              </w:r>
            </w:ins>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del w:id="1614" w:author="ChatGPT" w:date="2026-09-27T15:47:26Z">
              <w:r>
                <w:delText w:space="preserve">Â§3.5 </w:delText>
              </w:r>
            </w:del>
            <w:ins w:id="1615" w:author="ChatGPT" w:date="2026-09-27T15:47:26Z">
              <w:r>
                <w:t w:space="preserve"> §3.5</w:t>
              </w:r>
            </w:ins>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del w:id="1616" w:author="ChatGPT" w:date="2026-09-27T15:47:26Z">
              <w:r>
                <w:delText w:space="preserve">SheetÂ§B </w:delText>
              </w:r>
            </w:del>
            <w:ins w:id="1617" w:author="ChatGPT" w:date="2026-09-27T15:47:26Z">
              <w:r>
                <w:t w:space="preserve"> Sheet §B</w:t>
              </w:r>
            </w:ins>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27DB4A6C"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13FA0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ALCPB Holdings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6C4819" w14:textId="77777777" w:rsidR="00BD40F3" w:rsidRPr="00BC7EF4" w:rsidRDefault="00B6649B" w:rsidP="00385F52">
            <w:pPr>
              <w:spacing w:after="120" w:line="276" w:lineRule="auto"/>
              <w:contextualSpacing/>
              <w:jc w:val="both"/>
              <w:rPr>
                <w:rFonts w:eastAsia="Times New Roman" w:cs="Times New Roman"/>
                <w:szCs w:val="24"/>
              </w:rPr>
            </w:pPr>
            <w:del w:id="1618" w:author="ChatGPT" w:date="2026-09-27T15:47:26Z">
              <w:r>
                <w:delText w:space="preserve">Â§4.4 </w:delText>
              </w:r>
            </w:del>
            <w:ins w:id="1619" w:author="ChatGPT" w:date="2026-09-27T15:47:26Z">
              <w:r>
                <w:t w:space="preserve"> §4.4</w:t>
              </w:r>
            </w:ins>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16A13A" w14:textId="77777777" w:rsidR="00BD40F3" w:rsidRPr="00BC7EF4" w:rsidRDefault="00B6649B" w:rsidP="00385F52">
            <w:pPr>
              <w:spacing w:after="120" w:line="276" w:lineRule="auto"/>
              <w:contextualSpacing/>
              <w:jc w:val="both"/>
              <w:rPr>
                <w:rFonts w:eastAsia="Times New Roman" w:cs="Times New Roman"/>
                <w:szCs w:val="24"/>
              </w:rPr>
            </w:pPr>
            <w:del w:id="1610" w:author="ChatGPT" w:date="2026-09-27T15:47:26Z">
              <w:r>
                <w:delText w:space="preserve">SheetÂ§A </w:delText>
              </w:r>
            </w:del>
            <w:ins w:id="1611" w:author="ChatGPT" w:date="2026-09-27T15:47:26Z">
              <w:r>
                <w:t w:space="preserve"> Sheet §A</w:t>
              </w:r>
            </w:ins>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34061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2701A4A" w14:textId="77777777">
        <w:trPr>
          <w:trHeight w:val="360"/>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2C2DA71" w14:textId="77777777" w:rsidR="00BD40F3" w:rsidRPr="00BC7EF4" w:rsidRDefault="00BD40F3" w:rsidP="00385F52">
            <w:pPr>
              <w:spacing w:after="120" w:line="276" w:lineRule="auto"/>
              <w:contextualSpacing/>
              <w:jc w:val="both"/>
              <w:rPr>
                <w:rFonts w:eastAsia="Times New Roman" w:cs="Times New Roman"/>
                <w:szCs w:val="24"/>
              </w:rPr>
            </w:pP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842E649" w14:textId="77777777" w:rsidR="00BD40F3" w:rsidRPr="00BC7EF4" w:rsidRDefault="00BD40F3" w:rsidP="00385F52">
            <w:pPr>
              <w:spacing w:after="120" w:line="276" w:lineRule="auto"/>
              <w:contextualSpacing/>
              <w:jc w:val="both"/>
              <w:rPr>
                <w:rFonts w:eastAsia="Times New Roman" w:cs="Times New Roman"/>
                <w:szCs w:val="24"/>
              </w:rPr>
            </w:pP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895211" w14:textId="77777777" w:rsidR="00BD40F3" w:rsidRPr="00BC7EF4" w:rsidRDefault="00BD40F3" w:rsidP="00385F52">
            <w:pPr>
              <w:spacing w:after="120" w:line="276" w:lineRule="auto"/>
              <w:contextualSpacing/>
              <w:jc w:val="both"/>
              <w:rPr>
                <w:rFonts w:eastAsia="Times New Roman" w:cs="Times New Roman"/>
                <w:szCs w:val="24"/>
              </w:rPr>
            </w:pP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41E1DF6" w14:textId="77777777" w:rsidR="00BD40F3" w:rsidRPr="00BC7EF4" w:rsidRDefault="00BD40F3" w:rsidP="00385F52">
            <w:pPr>
              <w:spacing w:after="120" w:line="276" w:lineRule="auto"/>
              <w:contextualSpacing/>
              <w:jc w:val="both"/>
              <w:rPr>
                <w:rFonts w:eastAsia="Times New Roman" w:cs="Times New Roman"/>
                <w:szCs w:val="24"/>
              </w:rPr>
            </w:pP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del w:id="1592" w:author="ChatGPT" w:date="2026-09-27T15:47:26Z">
        <w:r>
          <w:delText w:space="preserve">Discrepancies = 0 after A6 activation (see Figure 2). </w:delText>
        </w:r>
      </w:del>
      <w:ins w:id="1593" w:author="ChatGPT" w:date="2026-09-27T15:47:26Z">
        <w:r>
          <w:t w:space="preserve"> The previous version of this manuscript reports zero discrepancies after A6 activation; that count could not be independently verified.</w:t>
        </w:r>
      </w:ins>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p>
      <w:pPr>
        <w:spacing w:after="120" w:line="276" w:lineRule="auto"/>
        <w:ind w:firstLine="720"/>
        <w:contextualSpacing/>
        <w:jc w:val="both"/>
        <w:rPr>
          <w:rFonts w:eastAsia="Times New Roman" w:cs="Times New Roman"/>
          <w:i/>
          <w:szCs w:val="24"/>
        </w:rPr>
      </w:pPr>
      <w:ins w:id="1622" w:author="ChatGPT" w:date="2026-09-27T15:47:26Z">
        <w:r>
          <w:t w:space="preserve"> Checklist entries reproduce assertions in the previous version of this manuscript. Supporting records for consent, redaction, audit integrity, and override status were not supplied for independent verification.</w:t>
        </w:r>
      </w:ins>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p>
      <w:pPr>
        <w:keepNext/>
        <w:keepLines/>
        <w:spacing w:after="120" w:line="276" w:lineRule="auto"/>
        <w:ind w:firstLine="720"/>
        <w:contextualSpacing/>
        <w:jc w:val="both"/>
        <w:rPr>
          <w:rFonts w:eastAsia="Times New Roman" w:cs="Times New Roman"/>
          <w:b/>
          <w:i/>
          <w:szCs w:val="24"/>
        </w:rPr>
      </w:pPr>
      <w:ins w:id="1623" w:author="ChatGPT" w:date="2026-09-27T15:47:26Z">
        <w:r>
          <w:t w:space="preserve"> This timetable is proposed; the manuscript does not establish that these intervals improve reliability or stability.</w:t>
        </w:r>
      </w:ins>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del w:id="1594" w:author="ChatGPT" w:date="2026-09-27T15:47:26Z">
              <w:r>
                <w:delText w:space="preserve">Immutable record of actions </w:delText>
              </w:r>
            </w:del>
            <w:ins w:id="1595" w:author="ChatGPT" w:date="2026-09-27T15:47:26Z">
              <w:r>
                <w:t w:space="preserve"> Recorded history of actions</w:t>
              </w:r>
            </w:ins>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pPr>
        <w:keepNext/>
        <w:keepLines/>
        <w:spacing w:after="120" w:line="276" w:lineRule="auto"/>
        <w:ind w:firstLine="720"/>
        <w:contextualSpacing/>
        <w:jc w:val="both"/>
        <w:rPr>
          <w:rFonts w:eastAsia="Times New Roman" w:cs="Times New Roman"/>
          <w:b/>
          <w:i/>
          <w:szCs w:val="24"/>
        </w:rPr>
      </w:pPr>
      <w:ins w:id="1624" w:author="ChatGPT" w:date="2026-09-27T15:47:26Z">
        <w:r>
          <w:t w:space="preserve"> The item numbers below follow the original registry numbering; entries 2–5 are not included in this overview.</w:t>
        </w:r>
      </w:ins>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del w:id="1596" w:author="ChatGPT" w:date="2026-09-27T15:47:26Z">
        <w:r>
          <w:delText w:space="preserve">Available artefacts for replication: </w:delText>
        </w:r>
      </w:del>
      <w:ins w:id="1597" w:author="ChatGPT" w:date="2026-09-27T15:47:26Z">
        <w:r>
          <w:t w:space="preserve"> The previous version of this manuscript lists the following materials; no public links are provided here, so availability for replication is unverified.</w:t>
        </w:r>
      </w:ins>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del w:id="1598" w:author="ChatGPT" w:date="2026-09-27T15:47:26Z">
        <w:r>
          <w:delText w:space="preserve">All materials stored under structured repository ID RMAI-2025-10-25. </w:delText>
        </w:r>
      </w:del>
      <w:ins w:id="1599" w:author="ChatGPT" w:date="2026-09-27T15:47:26Z">
        <w:r>
          <w:t w:space="preserve"> The previous version of this manuscript names repository ID RMAI-2025-10-25, but provides no resolvable repository link; the identifier and contents are unverified.</w:t>
        </w:r>
      </w:ins>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pPr>
      <w:del w:id="1600" w:author="ChatGPT" w:date="2026-09-27T15:47:26Z">
        <w:r>
          <w:delText w:space="preserve">Directed acyclic graph of canonical flow </w:delText>
        </w:r>
      </w:del>
      <w:ins w:id="1601" w:author="ChatGPT" w:date="2026-09-27T15:47:26Z">
        <w:r>
          <w:t w:space="preserve"> Proposed directed acyclic flow for the canonical process</w:t>
        </w:r>
      </w:ins>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Strategy → Canonical → Execution → Audit → Freeze.</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edge represents controlled truth-propagation; each node corresponds to an execution gate (A1–A10).</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A diagram of a ta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keepNext/>
      </w:pPr>
      <w:del w:id="1602" w:author="ChatGPT" w:date="2026-09-27T15:47:26Z">
        <w:r>
          <w:delText w:space="preserve">System diagram illustrating dependencies among A-controls. </w:delText>
        </w:r>
      </w:del>
      <w:ins w:id="1603" w:author="ChatGPT" w:date="2026-09-27T15:47:26Z">
        <w:r>
          <w:t w:space="preserve"> Proposed system diagram illustrating intended dependencies among A-controls.</w:t>
        </w:r>
      </w:ins>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A1/A2 feed A4; A6 and A9 form feedback loops; A10 overlays human-stability layer.</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A diagram of a busin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