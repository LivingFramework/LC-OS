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0436A"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C870808"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34C0289"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09FD56"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501879A2" w14:textId="77777777" w:rsidR="00EA6CBB" w:rsidRDefault="00EA6CBB" w:rsidP="00385F52">
      <w:pPr>
        <w:spacing w:after="120" w:line="276" w:lineRule="auto"/>
        <w:ind w:firstLine="0"/>
        <w:contextualSpacing/>
        <w:jc w:val="center"/>
        <w:rPr>
          <w:rFonts w:eastAsia="Times New Roman" w:cs="Times New Roman"/>
          <w:b/>
          <w:sz w:val="28"/>
          <w:szCs w:val="28"/>
        </w:rPr>
      </w:pPr>
    </w:p>
    <w:p w14:paraId="38D8777A" w14:textId="77777777" w:rsidR="00EA6CBB" w:rsidRDefault="00EA6CBB" w:rsidP="00385F52">
      <w:pPr>
        <w:spacing w:after="120" w:line="276" w:lineRule="auto"/>
        <w:ind w:firstLine="0"/>
        <w:contextualSpacing/>
        <w:jc w:val="center"/>
        <w:rPr>
          <w:rFonts w:eastAsia="Times New Roman" w:cs="Times New Roman"/>
          <w:b/>
          <w:sz w:val="28"/>
          <w:szCs w:val="28"/>
        </w:rPr>
      </w:pPr>
    </w:p>
    <w:p w14:paraId="50331493" w14:textId="77777777" w:rsidR="00EA6CBB" w:rsidRDefault="00EA6CBB" w:rsidP="00385F52">
      <w:pPr>
        <w:spacing w:after="120" w:line="276" w:lineRule="auto"/>
        <w:ind w:firstLine="0"/>
        <w:contextualSpacing/>
        <w:jc w:val="center"/>
        <w:rPr>
          <w:rFonts w:eastAsia="Times New Roman" w:cs="Times New Roman"/>
          <w:b/>
          <w:sz w:val="28"/>
          <w:szCs w:val="28"/>
        </w:rPr>
      </w:pPr>
    </w:p>
    <w:p w14:paraId="2848B598" w14:textId="636C6387" w:rsidR="00BD40F3" w:rsidRPr="00BC7EF4" w:rsidRDefault="00B6649B" w:rsidP="00385F52">
      <w:pPr>
        <w:spacing w:after="120" w:line="276" w:lineRule="auto"/>
        <w:ind w:firstLine="0"/>
        <w:contextualSpacing/>
        <w:jc w:val="center"/>
        <w:rPr>
          <w:rFonts w:eastAsia="Times New Roman" w:cs="Times New Roman"/>
          <w:b/>
          <w:sz w:val="28"/>
          <w:szCs w:val="28"/>
        </w:rPr>
      </w:pPr>
      <w:r w:rsidRPr="00BC7EF4">
        <w:rPr>
          <w:rFonts w:eastAsia="Times New Roman" w:cs="Times New Roman"/>
          <w:b/>
          <w:sz w:val="28"/>
          <w:szCs w:val="28"/>
        </w:rPr>
        <w:t>Context-Engineered Human–AI Collaboration for Long-Horizon Tasks:</w:t>
      </w:r>
    </w:p>
    <w:p w14:paraId="086B4A89" w14:textId="77777777" w:rsidR="00BD40F3" w:rsidRPr="00BC7EF4" w:rsidRDefault="00B6649B" w:rsidP="00385F52">
      <w:pPr>
        <w:spacing w:after="120" w:line="276" w:lineRule="auto"/>
        <w:ind w:firstLine="720"/>
        <w:contextualSpacing/>
        <w:jc w:val="center"/>
        <w:rPr>
          <w:rFonts w:eastAsia="Times New Roman" w:cs="Times New Roman"/>
          <w:b/>
          <w:sz w:val="28"/>
          <w:szCs w:val="28"/>
        </w:rPr>
      </w:pPr>
      <w:r w:rsidRPr="00BC7EF4">
        <w:rPr>
          <w:rFonts w:eastAsia="Times New Roman" w:cs="Times New Roman"/>
          <w:b/>
          <w:sz w:val="28"/>
          <w:szCs w:val="28"/>
        </w:rPr>
        <w:t>A Case Study in Governance, Canonical Numerics, and Execution Control</w:t>
      </w:r>
    </w:p>
    <w:p w14:paraId="171713BB"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A6953DA" w14:textId="77777777" w:rsidR="008A2884" w:rsidRDefault="008A2884" w:rsidP="00385F52">
      <w:pPr>
        <w:spacing w:after="120" w:line="276" w:lineRule="auto"/>
        <w:ind w:firstLine="720"/>
        <w:contextualSpacing/>
        <w:jc w:val="both"/>
        <w:rPr>
          <w:rFonts w:eastAsia="Times New Roman" w:cs="Times New Roman"/>
          <w:szCs w:val="24"/>
        </w:rPr>
      </w:pPr>
    </w:p>
    <w:p w14:paraId="3D34B6A3" w14:textId="77777777" w:rsidR="00EA6CBB" w:rsidRDefault="00EA6CBB" w:rsidP="00385F52">
      <w:pPr>
        <w:spacing w:after="120" w:line="276" w:lineRule="auto"/>
        <w:ind w:firstLine="720"/>
        <w:contextualSpacing/>
        <w:jc w:val="both"/>
        <w:rPr>
          <w:rFonts w:eastAsia="Times New Roman" w:cs="Times New Roman"/>
          <w:szCs w:val="24"/>
        </w:rPr>
      </w:pPr>
    </w:p>
    <w:p w14:paraId="41EA8702"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5FA47E39" w14:textId="6D6EA520"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Author</w:t>
      </w:r>
      <w:r w:rsidR="008A2884" w:rsidRPr="00BC7EF4">
        <w:rPr>
          <w:rFonts w:eastAsia="Times New Roman" w:cs="Times New Roman"/>
          <w:szCs w:val="24"/>
        </w:rPr>
        <w:t xml:space="preserve">: </w:t>
      </w:r>
      <w:r w:rsidRPr="00BC7EF4">
        <w:rPr>
          <w:rFonts w:eastAsia="Times New Roman" w:cs="Times New Roman"/>
          <w:szCs w:val="24"/>
        </w:rPr>
        <w:t xml:space="preserve">Rishi Sood (ORCID 0009-0008-6479-4061) </w:t>
      </w:r>
    </w:p>
    <w:p w14:paraId="3CBE6FE3"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1E06031" w14:textId="237AE561"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Affiliation</w:t>
      </w:r>
      <w:r w:rsidR="008A2884" w:rsidRPr="00BC7EF4">
        <w:rPr>
          <w:rFonts w:eastAsia="Times New Roman" w:cs="Times New Roman"/>
          <w:szCs w:val="24"/>
        </w:rPr>
        <w:t xml:space="preserve">: Independent Research Collaboration </w:t>
      </w:r>
    </w:p>
    <w:p w14:paraId="0ADBCB64"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58988350" w14:textId="70D73366" w:rsidR="007A6061" w:rsidRPr="00BC7EF4" w:rsidRDefault="007A6061"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Corresponding author: rishisood@protonmail.com</w:t>
      </w:r>
    </w:p>
    <w:p w14:paraId="508EA78B" w14:textId="77777777" w:rsidR="007A6061" w:rsidRPr="00BC7EF4" w:rsidRDefault="007A6061" w:rsidP="00385F52">
      <w:pPr>
        <w:spacing w:after="120" w:line="276" w:lineRule="auto"/>
        <w:ind w:firstLine="720"/>
        <w:contextualSpacing/>
        <w:jc w:val="both"/>
        <w:rPr>
          <w:rFonts w:eastAsia="Times New Roman" w:cs="Times New Roman"/>
          <w:szCs w:val="24"/>
        </w:rPr>
      </w:pPr>
    </w:p>
    <w:p w14:paraId="1A5F3AFA" w14:textId="2D166E35" w:rsidR="008A2884" w:rsidRPr="00BC7EF4" w:rsidRDefault="008A2884"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Date: November 2025</w:t>
      </w:r>
    </w:p>
    <w:p w14:paraId="67D6EA13" w14:textId="77777777" w:rsidR="00BD40F3" w:rsidRDefault="00BD40F3" w:rsidP="00385F52">
      <w:pPr>
        <w:spacing w:after="120" w:line="276" w:lineRule="auto"/>
        <w:ind w:firstLine="720"/>
        <w:contextualSpacing/>
        <w:jc w:val="both"/>
        <w:rPr>
          <w:rFonts w:eastAsia="Times New Roman" w:cs="Times New Roman"/>
          <w:szCs w:val="24"/>
        </w:rPr>
      </w:pPr>
    </w:p>
    <w:p w14:paraId="0447E33D"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11D9145F" w14:textId="744C14EB" w:rsidR="00BD40F3"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Keywords</w:t>
      </w:r>
      <w:r w:rsidR="008A2884" w:rsidRPr="00BC7EF4">
        <w:rPr>
          <w:rFonts w:eastAsia="Times New Roman" w:cs="Times New Roman"/>
          <w:szCs w:val="24"/>
        </w:rPr>
        <w:t xml:space="preserve">: </w:t>
      </w:r>
      <w:r w:rsidRPr="00BC7EF4">
        <w:rPr>
          <w:rFonts w:eastAsia="Times New Roman" w:cs="Times New Roman"/>
          <w:szCs w:val="24"/>
        </w:rPr>
        <w:t>context engineering; human–AI collaboration; authoritative files; drift control; auditability; long-horizon reliability</w:t>
      </w:r>
    </w:p>
    <w:p w14:paraId="79D60E1A" w14:textId="77777777" w:rsidR="00EA6CBB" w:rsidRPr="00BC7EF4" w:rsidRDefault="00EA6CBB" w:rsidP="00385F52">
      <w:pPr>
        <w:spacing w:after="120" w:line="276" w:lineRule="auto"/>
        <w:ind w:firstLine="720"/>
        <w:contextualSpacing/>
        <w:jc w:val="both"/>
        <w:rPr>
          <w:rFonts w:eastAsia="Times New Roman" w:cs="Times New Roman"/>
          <w:szCs w:val="24"/>
        </w:rPr>
      </w:pPr>
    </w:p>
    <w:p w14:paraId="4FEF48B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EF9BB3C" w14:textId="6391899A"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Licen</w:t>
      </w:r>
      <w:r w:rsidR="004F4140" w:rsidRPr="00BC7EF4">
        <w:rPr>
          <w:rFonts w:eastAsia="Times New Roman" w:cs="Times New Roman"/>
          <w:szCs w:val="24"/>
        </w:rPr>
        <w:t>s</w:t>
      </w:r>
      <w:r w:rsidRPr="00BC7EF4">
        <w:rPr>
          <w:rFonts w:eastAsia="Times New Roman" w:cs="Times New Roman"/>
          <w:szCs w:val="24"/>
        </w:rPr>
        <w:t>e</w:t>
      </w:r>
      <w:r w:rsidR="008A2884" w:rsidRPr="00BC7EF4">
        <w:rPr>
          <w:rFonts w:eastAsia="Times New Roman" w:cs="Times New Roman"/>
          <w:szCs w:val="24"/>
        </w:rPr>
        <w:t>: CC BY 4.0</w:t>
      </w:r>
    </w:p>
    <w:p w14:paraId="0D90AFB6" w14:textId="77777777" w:rsidR="00BD40F3" w:rsidRPr="00BC7EF4" w:rsidRDefault="00BD40F3" w:rsidP="00385F52">
      <w:pPr>
        <w:spacing w:after="120" w:line="276" w:lineRule="auto"/>
        <w:ind w:firstLine="720"/>
        <w:contextualSpacing/>
        <w:jc w:val="both"/>
        <w:rPr>
          <w:rFonts w:eastAsia="Times New Roman" w:cs="Times New Roman"/>
          <w:szCs w:val="24"/>
        </w:rPr>
        <w:sectPr w:rsidR="00BD40F3" w:rsidRPr="00BC7E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1"/>
          <w:cols w:space="720"/>
          <w:titlePg/>
        </w:sectPr>
      </w:pPr>
    </w:p>
    <w:p w14:paraId="205196BE" w14:textId="77777777" w:rsidR="00BD40F3" w:rsidRDefault="00B6649B" w:rsidP="00B62CE9">
      <w:pPr>
        <w:keepNext/>
        <w:keepLines/>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lastRenderedPageBreak/>
        <w:t>Executive Summary</w:t>
      </w:r>
    </w:p>
    <w:p w14:paraId="7AAEE042" w14:textId="77777777" w:rsidR="00BE4261" w:rsidRPr="00BC7EF4" w:rsidRDefault="00BE4261"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p>
    <w:p w14:paraId="7510B6EF" w14:textId="77777777" w:rsidR="00BD40F3" w:rsidRPr="00BC7EF4" w:rsidRDefault="00B6649B" w:rsidP="00385F52">
      <w:pPr>
        <w:keepNext/>
        <w:keepLines/>
        <w:pBdr>
          <w:top w:val="nil"/>
          <w:left w:val="nil"/>
          <w:bottom w:val="nil"/>
          <w:right w:val="nil"/>
          <w:between w:val="nil"/>
        </w:pBdr>
        <w:spacing w:after="120" w:line="276" w:lineRule="auto"/>
        <w:ind w:firstLine="720"/>
        <w:contextualSpacing/>
        <w:jc w:val="both"/>
        <w:rPr>
          <w:rFonts w:eastAsia="Times New Roman" w:cs="Times New Roman"/>
          <w:color w:val="000000"/>
          <w:szCs w:val="24"/>
        </w:rPr>
      </w:pPr>
      <w:r>
        <w:t w:space="preserve">This paper presents a practical governance blueprint for supporting long-horizon collaboration between a human strategist and an AI system (ChatGPT, GPT-5) through deliberate context engineering. Rather than optimizing prompts in isolation, it describes a way to structure state across sessions—files, numbers, and cadence—so reasoning can be checked and audited over time.</w:t>
      </w:r>
    </w:p>
    <w:p w14:paraId="1D46EC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approach is anchored in three authoritative artefacts that separate concerns and are intended to reduce drift: Strategy Master (textual truth), Canonical Numbers Sheet (numeric truth), and Life System Master (cadence/governance). Information flows in a documented sequence: Strategy → Canonical Numbers → Execution → Audit (→ Freeze).</w:t>
      </w:r>
    </w:p>
    <w:p w14:paraId="44F39539"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describes the following ten operational controls (A1–A10):</w:t>
      </w:r>
    </w:p>
    <w:p w14:paraId="4FB091C2"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A1 Canonical Quote — use canonical numeric values and halt non-canonical queries.</w:t>
      </w:r>
    </w:p>
    <w:p w14:paraId="43D4A87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A2 Drift-Safe Response — classify claims and require sources for numeric and factual claims.</w:t>
      </w:r>
    </w:p>
    <w:p w14:paraId="504F2FF9"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A3 Compaction &amp; State Digests — compress long histories into concise summaries with state and pointers.</w:t>
      </w:r>
    </w:p>
    <w:p w14:paraId="08F0486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A4 Execution Guard — check required inputs before an action.</w:t>
      </w:r>
    </w:p>
    <w:p w14:paraId="0515CB25"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A5 Challenge Protocol — resolve disputes from evidence and record citations or their absence.</w:t>
      </w:r>
    </w:p>
    <w:p w14:paraId="301F015D"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A6 Freeze &amp; Change-Log — freeze structure for 90 days and log evidence-based changes.</w:t>
      </w:r>
    </w:p>
    <w:p w14:paraId="30842C18"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3" w:author="ChatGPT" w:date="2026-09-27T17:26:19Z">
        <w:r>
          <w:rPr>
            <w:rFonts w:eastAsia="Times New Roman" w:cs="Times New Roman"/>
            <w:szCs w:val="24"/>
          </w:rPr>
          <w:delText>A7 Rung Trigger Evaluation — calculate which action thresholds are met from the supplied inputs.</w:delText>
        </w:r>
      </w:del>
      <w:ins w:id="4" w:author="ChatGPT" w:date="2026-09-27T17:26:19Z">
        <w:r>
          <w:rPr>
            <w:rFonts w:eastAsia="Times New Roman" w:cs="Times New Roman"/>
            <w:szCs w:val="24"/>
          </w:rPr>
          <w:t>A7 Action-Threshold Evaluation — calculate which action thresholds are met from the supplied inputs.</w:t>
        </w:r>
      </w:ins>
    </w:p>
    <w:p w14:paraId="599C705B"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del w:id="5" w:author="ChatGPT" w:date="2026-09-27T17:26:19Z">
        <w:r>
          <w:rPr>
            <w:rFonts w:eastAsia="Times New Roman" w:cs="Times New Roman"/>
            <w:szCs w:val="24"/>
          </w:rPr>
          <w:delText>A8 Gift-Capture Governor — apply the lockout and record upside-consolidation decisions.</w:delText>
        </w:r>
      </w:del>
      <w:ins w:id="6" w:author="ChatGPT" w:date="2026-09-27T17:26:19Z">
        <w:r>
          <w:rPr>
            <w:rFonts w:eastAsia="Times New Roman" w:cs="Times New Roman"/>
            <w:szCs w:val="24"/>
          </w:rPr>
          <w:t>A8 Gift-Capture Governor — apply a lockout and record rule-based action decisions.</w:t>
        </w:r>
      </w:ins>
    </w:p>
    <w:p w14:paraId="618F328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A9 Error Handling &amp; Self-Critique — defer action when canonical data are missing and flag uncertainty.</w:t>
      </w:r>
    </w:p>
    <w:p w14:paraId="4D91DB87"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r>
        <w:rPr>
          <w:rFonts w:eastAsia="Times New Roman" w:cs="Times New Roman"/>
          <w:szCs w:val="24"/>
        </w:rPr>
        <w:t>A10 Emotional Stability Hook — pause at defined stress gates, restate the decision, then proceed or defer.</w:t>
      </w:r>
    </w:p>
    <w:p/>
    <w:p w14:paraId="6F9FA14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reductions in file churn, numeric disagreement, recovery time, and qualitative load, as well as a gift-capture outcome. The underlying logs, denominators, definitions, and source records are not available. Accordingly, this correction does not present those reports as verified findings.</w:t>
      </w:r>
    </w:p>
    <w:p w14:paraId="59FA4B4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Why this matters. LLMs can encounter context loss, ambiguous numerics, and rushed iteration. Treating context as a finite, governed resource—with minimal working memory, verifiable numbers, and frozen checkpoints—is intended to support coherence in settings where correctness and provenance matter.</w:t>
      </w:r>
    </w:p>
    <w:p w14:paraId="7227993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Adoption path (illustrative). The one-week sequence described later is an illustrative workflow, not a validated deployment protocol.</w:t>
      </w:r>
    </w:p>
    <w:p w14:paraId="742DE7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Bottom line. The paper presents process design as a proposed way to support long-horizon reliability. It does not establish that the proposed controls are effective or superior to model-scale, longer-context, or alternative approaches.</w:t>
      </w:r>
    </w:p>
    <w:p w14:paraId="2022005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BA8142F" w14:textId="77777777" w:rsidR="00681032" w:rsidRDefault="00681032" w:rsidP="00B62CE9">
      <w:pPr>
        <w:keepNext/>
        <w:keepLines/>
        <w:spacing w:after="120" w:line="276" w:lineRule="auto"/>
        <w:ind w:firstLine="720"/>
        <w:contextualSpacing/>
        <w:rPr>
          <w:rFonts w:eastAsia="Times New Roman" w:cs="Times New Roman"/>
          <w:b/>
          <w:szCs w:val="24"/>
        </w:rPr>
      </w:pPr>
    </w:p>
    <w:p w14:paraId="53738F86" w14:textId="7E64CA0B" w:rsidR="00BD40F3" w:rsidRPr="00BC7EF4" w:rsidRDefault="00B6649B" w:rsidP="00B62CE9">
      <w:pPr>
        <w:keepNext/>
        <w:keepLines/>
        <w:spacing w:after="120" w:line="276" w:lineRule="auto"/>
        <w:ind w:firstLine="720"/>
        <w:contextualSpacing/>
        <w:rPr>
          <w:rFonts w:eastAsia="Times New Roman" w:cs="Times New Roman"/>
          <w:b/>
          <w:szCs w:val="24"/>
        </w:rPr>
      </w:pPr>
      <w:r w:rsidRPr="00BC7EF4">
        <w:rPr>
          <w:rFonts w:eastAsia="Times New Roman" w:cs="Times New Roman"/>
          <w:b/>
          <w:szCs w:val="24"/>
        </w:rPr>
        <w:t>Abstract</w:t>
      </w:r>
    </w:p>
    <w:p w14:paraId="1355EEEF"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2BC05D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describes a structured governance framework for supporting long-horizon collaboration between humans and large language models (LLMs) through deliberate context engineering. It describes one human-AI collaboration focused on maintaining accuracy, auditability, and coherence across extended reasoning cycles.</w:t>
      </w:r>
    </w:p>
    <w:p w14:paraId="6238D9B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At the center of the framework are three authoritative artefacts that separate layers of truth: Strategy Master (textual truth), Canonical Numbers Sheet (numeric truth), and Life System Master (cadence and governance). These artefacts are connected through a documented information sequence, expressed as Strategy → Canonical → Execution → Audit (→ Freeze), intended to reduce ambiguity.</w:t>
      </w:r>
    </w:p>
    <w:p w14:paraId="3A059F7E" w14:textId="77777777" w:rsidR="00BD40F3" w:rsidRPr="00BC7EF4" w:rsidRDefault="00B6649B" w:rsidP="00385F52">
      <w:pPr>
        <w:spacing w:after="120" w:line="276" w:lineRule="auto"/>
        <w:ind w:firstLine="720"/>
        <w:contextualSpacing/>
        <w:jc w:val="both"/>
        <w:rPr>
          <w:rFonts w:eastAsia="Times New Roman" w:cs="Times New Roman"/>
          <w:szCs w:val="24"/>
        </w:rPr>
      </w:pPr>
      <w:r>
        <w:t>The paper describes a ten-part operational control stack: canonical numeric lookup, claim typing, context compaction, pre-action checks, evidence-first challenges, change control, trigger evaluation, gift capture, error handling, and a pause at high-risk decisions. The available records do not establish that these controls improved long-horizon collaboration.</w:t>
      </w:r>
    </w:p>
    <w:p w14:paraId="04C4865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original paper reported empirical outcomes from the collaboration. Those outcome estimates cannot be verified from the available records. This single human-AI case also cannot establish whether reliability depends more on process design than on model scale or parameter count.</w:t>
      </w:r>
    </w:p>
    <w:p w14:paraId="02623164" w14:textId="77777777" w:rsidR="00BD40F3" w:rsidRDefault="00B6649B" w:rsidP="00385F52">
      <w:pPr>
        <w:spacing w:after="120" w:line="276" w:lineRule="auto"/>
        <w:ind w:firstLine="720"/>
        <w:contextualSpacing/>
        <w:jc w:val="both"/>
        <w:rPr>
          <w:rFonts w:eastAsia="Times New Roman" w:cs="Times New Roman"/>
          <w:szCs w:val="24"/>
        </w:rPr>
      </w:pPr>
      <w:r>
        <w:t w:space="preserve">By treating context as a finite, governable resource and combining minimal tooling with disciplined cadence, the paper offers a traceability-oriented approach that may be adapted and prospectively evaluated in smaller workflows where correctness, provenance, and long-term coherence matter.</w:t>
      </w:r>
    </w:p>
    <w:p w14:paraId="0C0D79E3"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C09A18D" w14:textId="77777777" w:rsidR="00BD40F3" w:rsidRPr="00BC7EF4" w:rsidRDefault="00B6649B" w:rsidP="00B62CE9">
      <w:pPr>
        <w:keepNext/>
        <w:keepLines/>
        <w:numPr>
          <w:ilvl w:val="0"/>
          <w:numId w:val="4"/>
        </w:numPr>
        <w:spacing w:after="120" w:line="276" w:lineRule="auto"/>
        <w:ind w:firstLine="720"/>
        <w:contextualSpacing/>
        <w:jc w:val="both"/>
        <w:rPr>
          <w:rFonts w:eastAsia="Times New Roman" w:cs="Times New Roman"/>
          <w:b/>
          <w:szCs w:val="24"/>
        </w:rPr>
      </w:pPr>
      <w:r w:rsidRPr="00BC7EF4">
        <w:rPr>
          <w:rFonts w:eastAsia="Times New Roman" w:cs="Times New Roman"/>
          <w:b/>
          <w:szCs w:val="24"/>
        </w:rPr>
        <w:t>Introduction</w:t>
      </w:r>
    </w:p>
    <w:p w14:paraId="188795E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48D801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Large language models can process long contexts, but sustaining durable performance across days or weeks remains a challenge. Minor inconsistencies in sources, ambiguous numerics, and ad-hoc decisions compound into drift. Human collaborators—impatient or overloaded—often accept provisional facts as permanent, then forget where the numbers originated. The result is a brittle workflow that appears effective in short excerpts but degrades in long-horizon, real-world operations.</w:t>
      </w:r>
    </w:p>
    <w:p w14:paraId="6377409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frames long-horizon collaboration as a governance rather than a modelling problem. The central design choice is to keep working memory small, provenance explicit, and the gates for action simple and repeatable. Instead of assuming that longer prompts or larger context windows will prevent errors, the proposed process is designed so that mistakes have few paths to propagate. This follows the maxim: simplicity scales; entropy does not.</w:t>
      </w:r>
    </w:p>
    <w:p w14:paraId="70F63CC4"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method has three components.</w:t>
      </w:r>
    </w:p>
    <w:p w14:paraId="31862FD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(1) Canonical separation of text and numerics. A two-file architecture distinguishes logic from data. The Strategy Master holds narrative reasoning, operating rules, and procedural logic; the Canonical Numbers Sheet contains the single numeric truth. Any numerical claim absent from the canonical sheet is marked NON-CANONICAL and should not drive decisions. This separation is intended to reduce fabrication and recall errors involving numeric provenance.</w:t>
      </w:r>
    </w:p>
    <w:p w14:paraId="03E59EF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(2) The control stack.  Ten execution controls (A1–A10) govern </w:t>
      </w:r>
      <w:proofErr w:type="spellStart"/>
      <w:r w:rsidRPr="00BC7EF4">
        <w:rPr>
          <w:rFonts w:eastAsia="Times New Roman" w:cs="Times New Roman"/>
          <w:szCs w:val="24"/>
        </w:rPr>
        <w:t>behavior</w:t>
      </w:r>
      <w:proofErr w:type="spellEnd"/>
      <w:r w:rsidRPr="00BC7EF4">
        <w:rPr>
          <w:rFonts w:eastAsia="Times New Roman" w:cs="Times New Roman"/>
          <w:szCs w:val="24"/>
        </w:rPr>
        <w:t xml:space="preserve"> at critical points:</w:t>
      </w:r>
    </w:p>
    <w:p w14:paraId="1B1090D3"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
        <w:tblW w:w="89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3196"/>
        <w:gridCol w:w="5004"/>
      </w:tblGrid>
      <w:tr w:rsidR="00BD40F3" w:rsidRPr="00BC7EF4" w14:paraId="60CE9467" w14:textId="77777777">
        <w:trPr>
          <w:trHeight w:val="360"/>
          <w:cantSplit/>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90A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ID</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FED9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Control</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3F59E8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Core Function</w:t>
            </w:r>
          </w:p>
        </w:tc>
      </w:tr>
      <w:tr w:rsidR="00BD40F3" w:rsidRPr="00BC7EF4" w14:paraId="7CCFA40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00F9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028AA4"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Canonical Quote (CQ)</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8D826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Deterministic numeric lookup; halt on non-canonical queries.</w:t>
            </w:r>
          </w:p>
        </w:tc>
      </w:tr>
      <w:tr w:rsidR="00BD40F3" w:rsidRPr="00BC7EF4" w14:paraId="713B3F3B"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D52DE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4F1D7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Drift-Safe Response (DSR)</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32AEFB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Classify claims; require sources for numeric and factual claims.</w:t>
            </w:r>
          </w:p>
        </w:tc>
      </w:tr>
      <w:tr w:rsidR="00BD40F3" w:rsidRPr="00BC7EF4" w14:paraId="75EDA95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F5AF0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4844EE"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Compaction &amp; State Digests</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8950C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into concise summaries with state and pointers.</w:t>
            </w:r>
          </w:p>
        </w:tc>
      </w:tr>
      <w:tr w:rsidR="00BD40F3" w:rsidRPr="00BC7EF4" w14:paraId="5645D0CA"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86DCA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CBCF5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Execution Guard (EG)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DEA3F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Check required inputs before an action.</w:t>
            </w:r>
          </w:p>
        </w:tc>
      </w:tr>
      <w:tr w:rsidR="00BD40F3" w:rsidRPr="00BC7EF4" w14:paraId="72CE7703"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67B1E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A5</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8216AB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Challenge Protocol (CP)</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819B2"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Resolve disputes from evidence; record citations or their absence.</w:t>
            </w:r>
          </w:p>
        </w:tc>
      </w:tr>
      <w:tr w:rsidR="00BD40F3" w:rsidRPr="00BC7EF4" w14:paraId="1681BF14"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B894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26717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Freeze &amp; Change-Log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DC5A51"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Freeze structure for 90 days; log evidence-based changes.</w:t>
            </w:r>
          </w:p>
        </w:tc>
      </w:tr>
      <w:tr w:rsidR="00BD40F3" w:rsidRPr="00BC7EF4" w14:paraId="1562E47B"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8C1A3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BD763F0" w14:textId="77777777" w:rsidR="00BD40F3" w:rsidRPr="00BC7EF4" w:rsidRDefault="00B6649B" w:rsidP="000B69DE">
            <w:pPr>
              <w:spacing w:after="120" w:line="276" w:lineRule="auto"/>
              <w:contextualSpacing/>
              <w:rPr>
                <w:rFonts w:eastAsia="Times New Roman" w:cs="Times New Roman"/>
                <w:szCs w:val="24"/>
              </w:rPr>
            </w:pPr>
            <w:del w:id="7" w:author="ChatGPT" w:date="2026-09-27T17:26:19Z">
              <w:r>
                <w:rPr>
                  <w:rFonts w:eastAsia="Times New Roman" w:cs="Times New Roman"/>
                  <w:szCs w:val="24"/>
                </w:rPr>
                <w:delText>Rung Trigger Evaluation (RTE)</w:delText>
              </w:r>
            </w:del>
            <w:ins w:id="8" w:author="ChatGPT" w:date="2026-09-27T17:26:19Z">
              <w:r>
                <w:rPr>
                  <w:rFonts w:eastAsia="Times New Roman" w:cs="Times New Roman"/>
                  <w:szCs w:val="24"/>
                </w:rPr>
                <w:t>Action-Threshold Evaluation (ATE)</w:t>
              </w:r>
            </w:ins>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21B67E"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Calculate which action thresholds are met from supplied inputs.</w:t>
            </w:r>
          </w:p>
        </w:tc>
      </w:tr>
      <w:tr w:rsidR="00BD40F3" w:rsidRPr="00BC7EF4" w14:paraId="56D01F74"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E3FAF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1F4C49"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Gift-Capture Governor (GCG)</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BE9112" w14:textId="77777777" w:rsidR="00BD40F3" w:rsidRPr="00BC7EF4" w:rsidRDefault="00B6649B" w:rsidP="000B69DE">
            <w:pPr>
              <w:spacing w:after="120" w:line="276" w:lineRule="auto"/>
              <w:contextualSpacing/>
              <w:rPr>
                <w:rFonts w:eastAsia="Times New Roman" w:cs="Times New Roman"/>
                <w:szCs w:val="24"/>
              </w:rPr>
            </w:pPr>
            <w:del w:id="9" w:author="ChatGPT" w:date="2026-09-27T17:26:19Z">
              <w:r>
                <w:rPr>
                  <w:rFonts w:eastAsia="Times New Roman" w:cs="Times New Roman"/>
                  <w:szCs w:val="24"/>
                </w:rPr>
                <w:delText>Apply the lockout; record upside-consolidation decisions.</w:delText>
              </w:r>
            </w:del>
            <w:ins w:id="10" w:author="ChatGPT" w:date="2026-09-27T17:26:19Z">
              <w:r>
                <w:rPr>
                  <w:rFonts w:eastAsia="Times New Roman" w:cs="Times New Roman"/>
                  <w:szCs w:val="24"/>
                </w:rPr>
                <w:t>Apply a lockout and record rule-based action decisions.</w:t>
              </w:r>
            </w:ins>
          </w:p>
        </w:tc>
      </w:tr>
      <w:tr w:rsidR="00BD40F3" w:rsidRPr="00BC7EF4" w14:paraId="46A61837" w14:textId="77777777">
        <w:trPr>
          <w:trHeight w:val="360"/>
          <w:cantSplit/>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9537CA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2E218D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Error Handling &amp; Self-Critique</w:t>
            </w:r>
          </w:p>
        </w:tc>
        <w:tc>
          <w:tcPr>
            <w:tcW w:w="500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6E0BC5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Defer action when canonical data are missing; flag uncertainty.</w:t>
            </w:r>
          </w:p>
        </w:tc>
      </w:tr>
      <w:tr w:rsidR="00BD40F3" w:rsidRPr="00BC7EF4" w14:paraId="7B95FC3F" w14:textId="77777777">
        <w:trPr>
          <w:trHeight w:val="597"/>
          <w:cantSplit/>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FBE22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20BD4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Emotional Stability Hook (ESH)</w:t>
            </w:r>
          </w:p>
        </w:tc>
        <w:tc>
          <w:tcPr>
            <w:tcW w:w="500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0A1A0C"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Pause at defined stress gates; restate the decision, then proceed or defer.</w:t>
            </w:r>
          </w:p>
        </w:tc>
      </w:tr>
    </w:tbl>
    <w:p w14:paraId="43FAFE7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FFF6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C993CE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Together, these controls specify documented checkpoints within a human-AI workflow. They do not make model reasoning deterministic.</w:t>
      </w:r>
    </w:p>
    <w:p w14:paraId="6DC2E5C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Cadence and audit rhythm.  A minimal temporal cycle—daily pulse, weekly review, monthly audit, quarterly freeze—keeps the system honest without over-instrumentation.</w:t>
      </w:r>
    </w:p>
    <w:p w14:paraId="68F4E38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paper contributes an applied design description rather than a new model. It asks a practical question: how might an existing model be supported in a messy, multi-week regime? Its primary case concerns an investment-strategy environment, while similar workflow risks may arise in research programs, legal case management, product-incident response, and knowledge operations. The proposed structure may support reliability, but that proposition requires prospective evaluation.</w:t>
      </w:r>
    </w:p>
    <w:p w14:paraId="15CA41D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Purpose and contribution. This work describes long-horizon AI collaboration as a governance and context-engineering problem, and documents the file architecture and lightweight control stack developed in one active collaboration. It does not claim to validate effectiveness, reproducibility, or comparative performance.</w:t>
      </w:r>
    </w:p>
    <w:p w14:paraId="0B4B74C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remainder of the corrected paper retains the original subject areas while distinguishing historical descriptions from claims requiring prospective evaluation. It reviews relevant literature; describes the architecture and its limits; records the evidentiary limitations of the original outcome claims; and outlines ethical and practical considerations without claiming certification or demonstrated effectiveness.</w:t>
      </w:r>
    </w:p>
    <w:p w14:paraId="68CB89D9"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3743354" w14:textId="77777777" w:rsidR="00BD40F3" w:rsidRPr="00BC7EF4" w:rsidRDefault="00B6649B" w:rsidP="00234990">
      <w:pPr>
        <w:keepNext/>
        <w:keepLines/>
        <w:numPr>
          <w:ilvl w:val="0"/>
          <w:numId w:val="4"/>
        </w:numPr>
        <w:spacing w:after="120" w:line="276" w:lineRule="auto"/>
        <w:ind w:firstLine="720"/>
        <w:contextualSpacing/>
        <w:rPr>
          <w:rFonts w:eastAsia="Times New Roman" w:cs="Times New Roman"/>
          <w:b/>
          <w:szCs w:val="24"/>
        </w:rPr>
      </w:pPr>
      <w:r w:rsidRPr="00BC7EF4">
        <w:rPr>
          <w:rFonts w:eastAsia="Times New Roman" w:cs="Times New Roman"/>
          <w:b/>
          <w:szCs w:val="24"/>
        </w:rPr>
        <w:t>Related Work</w:t>
      </w:r>
    </w:p>
    <w:p w14:paraId="7BE21420" w14:textId="77777777" w:rsidR="00BD40F3" w:rsidRPr="00BC7EF4" w:rsidRDefault="00BD40F3" w:rsidP="00385F52">
      <w:pPr>
        <w:keepNext/>
        <w:keepLines/>
        <w:spacing w:after="120" w:line="276" w:lineRule="auto"/>
        <w:ind w:left="1004" w:firstLine="720"/>
        <w:contextualSpacing/>
        <w:jc w:val="both"/>
        <w:rPr>
          <w:rFonts w:eastAsia="Times New Roman" w:cs="Times New Roman"/>
          <w:b/>
          <w:szCs w:val="24"/>
        </w:rPr>
      </w:pPr>
    </w:p>
    <w:p w14:paraId="2B2AFE12" w14:textId="12C0EE6D" w:rsidR="00BD40F3" w:rsidRDefault="00B6649B" w:rsidP="00D138A4">
      <w:pPr>
        <w:keepNext/>
        <w:keepLines/>
        <w:spacing w:after="120" w:line="276" w:lineRule="auto"/>
        <w:ind w:firstLine="0"/>
        <w:contextualSpacing/>
        <w:rPr>
          <w:rFonts w:eastAsia="Times New Roman" w:cs="Times New Roman"/>
          <w:b/>
          <w:i/>
          <w:szCs w:val="24"/>
        </w:rPr>
      </w:pPr>
      <w:r w:rsidRPr="00BC7EF4">
        <w:rPr>
          <w:rFonts w:eastAsia="Times New Roman" w:cs="Times New Roman"/>
          <w:b/>
          <w:i/>
          <w:szCs w:val="24"/>
        </w:rPr>
        <w:t>Overview</w:t>
      </w:r>
    </w:p>
    <w:p w14:paraId="53B913AA" w14:textId="77777777" w:rsidR="00D138A4" w:rsidRPr="00BC7EF4" w:rsidRDefault="00D138A4" w:rsidP="00D138A4">
      <w:pPr>
        <w:keepNext/>
        <w:keepLines/>
        <w:spacing w:after="120" w:line="276" w:lineRule="auto"/>
        <w:ind w:firstLine="0"/>
        <w:contextualSpacing/>
        <w:rPr>
          <w:rFonts w:eastAsia="Times New Roman" w:cs="Times New Roman"/>
          <w:b/>
          <w:i/>
          <w:szCs w:val="24"/>
        </w:rPr>
      </w:pPr>
    </w:p>
    <w:p w14:paraId="2B61C87D" w14:textId="77777777" w:rsidR="00BD40F3" w:rsidRDefault="00B6649B" w:rsidP="00385F52">
      <w:pPr>
        <w:spacing w:after="120" w:line="276" w:lineRule="auto"/>
        <w:ind w:firstLine="720"/>
        <w:contextualSpacing/>
        <w:jc w:val="both"/>
        <w:rPr>
          <w:rFonts w:eastAsia="Times New Roman" w:cs="Times New Roman"/>
          <w:szCs w:val="24"/>
        </w:rPr>
      </w:pPr>
      <w:r>
        <w:t w:space="preserve">Related work frames context engineering as the design of the information supplied to a model during a task, including prompts, retained notes, retrieved material, and tools. Relevant work considers context length, memory persistence, and tool use. This paper uses that literature to motivate attention to provenance and numeric traceability; it does not claim a systematic review of the field.</w:t>
      </w:r>
      <w:r>
        <w:t w:space="preserve"> Illustrative sources include work on context engineering (Anthropic, 2025), human–AI interaction (Amershi et al., 2019), combinations of humans and AI (Vaccaro et al., 2024), retrieval-augmented generation (Lewis et al., 2020), tool use (Schick et al., 2023; Yao et al., 2023), and chain-of-thought prompting (Wei et al., 2022).</w:t>
      </w:r>
    </w:p>
    <w:p w14:paraId="371A35D6"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15535FB" w14:textId="5A81B9FA" w:rsidR="00BD40F3" w:rsidRDefault="00B6649B" w:rsidP="00D138A4">
      <w:pPr>
        <w:spacing w:after="120" w:line="276" w:lineRule="auto"/>
        <w:ind w:firstLine="0"/>
        <w:contextualSpacing/>
        <w:rPr>
          <w:rFonts w:eastAsia="Times New Roman" w:cs="Times New Roman"/>
          <w:b/>
          <w:i/>
          <w:szCs w:val="24"/>
        </w:rPr>
      </w:pPr>
      <w:r w:rsidRPr="00BC7EF4">
        <w:rPr>
          <w:rFonts w:eastAsia="Times New Roman" w:cs="Times New Roman"/>
          <w:b/>
          <w:i/>
          <w:szCs w:val="24"/>
        </w:rPr>
        <w:t>Context vs Prompt Engineering</w:t>
      </w:r>
    </w:p>
    <w:p w14:paraId="4E4D1351" w14:textId="77777777" w:rsidR="00D138A4" w:rsidRPr="00BC7EF4" w:rsidRDefault="00D138A4" w:rsidP="00D138A4">
      <w:pPr>
        <w:spacing w:after="120" w:line="276" w:lineRule="auto"/>
        <w:ind w:firstLine="0"/>
        <w:contextualSpacing/>
        <w:rPr>
          <w:rFonts w:eastAsia="Times New Roman" w:cs="Times New Roman"/>
          <w:i/>
          <w:szCs w:val="24"/>
        </w:rPr>
      </w:pPr>
    </w:p>
    <w:p w14:paraId="1D04BE78" w14:textId="77777777" w:rsidR="00BD40F3" w:rsidRDefault="00B6649B" w:rsidP="00385F52">
      <w:pPr>
        <w:spacing w:after="120" w:line="276" w:lineRule="auto"/>
        <w:ind w:firstLine="720"/>
        <w:contextualSpacing/>
        <w:jc w:val="both"/>
        <w:rPr>
          <w:rFonts w:eastAsia="Times New Roman" w:cs="Times New Roman"/>
          <w:szCs w:val="24"/>
        </w:rPr>
      </w:pPr>
      <w:r>
        <w:t w:space="preserve">Prompt engineering concerns how instructions are phrased. Context engineering concerns the selection and maintenance of task-relevant information, such as retrieved material, examples, and history. The approach described here treats a canonical record as a documented source for numeric values; this is a workflow design choice, not a claim of deterministic model output.</w:t>
      </w:r>
    </w:p>
    <w:p w14:paraId="37049939"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5A0BC4BA" w14:textId="79463FF5" w:rsidR="00BD40F3" w:rsidRDefault="00B6649B"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Context Rot &amp; Long-Horizon Limits</w:t>
      </w:r>
    </w:p>
    <w:p w14:paraId="5995EC77" w14:textId="77777777" w:rsidR="00D138A4" w:rsidRPr="00BC7EF4" w:rsidRDefault="00D138A4" w:rsidP="00234990">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0870A2F" w14:textId="77777777" w:rsidR="00BD40F3" w:rsidRDefault="00B6649B" w:rsidP="00385F52">
      <w:pPr>
        <w:spacing w:after="120" w:line="276" w:lineRule="auto"/>
        <w:ind w:firstLine="720"/>
        <w:contextualSpacing/>
        <w:jc w:val="both"/>
        <w:rPr>
          <w:rFonts w:eastAsia="Times New Roman" w:cs="Times New Roman"/>
          <w:szCs w:val="24"/>
        </w:rPr>
      </w:pPr>
      <w:r>
        <w:t w:space="preserve">Long contexts can make it harder to maintain a clear and current task state. This paper uses the term “context rot” descriptively for that workflow risk. It describes periodic compaction and review as proposed safeguards; it does not establish a universal threshold, loss rate, or mathematical model of the problem.</w:t>
      </w:r>
    </w:p>
    <w:p w14:paraId="20E17805"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279E7528"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Agentic Loops &amp; Tool Use (</w:t>
      </w:r>
      <w:proofErr w:type="spellStart"/>
      <w:r w:rsidRPr="00BC7EF4">
        <w:rPr>
          <w:rFonts w:eastAsia="Times New Roman" w:cs="Times New Roman"/>
          <w:b/>
          <w:i/>
          <w:color w:val="000000"/>
          <w:szCs w:val="24"/>
        </w:rPr>
        <w:t>ReAct</w:t>
      </w:r>
      <w:proofErr w:type="spellEnd"/>
      <w:r w:rsidRPr="00BC7EF4">
        <w:rPr>
          <w:rFonts w:eastAsia="Times New Roman" w:cs="Times New Roman"/>
          <w:b/>
          <w:i/>
          <w:color w:val="000000"/>
          <w:szCs w:val="24"/>
        </w:rPr>
        <w:t xml:space="preserve"> / </w:t>
      </w:r>
      <w:proofErr w:type="spellStart"/>
      <w:r w:rsidRPr="00BC7EF4">
        <w:rPr>
          <w:rFonts w:eastAsia="Times New Roman" w:cs="Times New Roman"/>
          <w:b/>
          <w:i/>
          <w:color w:val="000000"/>
          <w:szCs w:val="24"/>
        </w:rPr>
        <w:t>Toolformer</w:t>
      </w:r>
      <w:proofErr w:type="spellEnd"/>
      <w:r w:rsidRPr="00BC7EF4">
        <w:rPr>
          <w:rFonts w:eastAsia="Times New Roman" w:cs="Times New Roman"/>
          <w:b/>
          <w:i/>
          <w:color w:val="000000"/>
          <w:szCs w:val="24"/>
        </w:rPr>
        <w:t>)</w:t>
      </w:r>
    </w:p>
    <w:p w14:paraId="3D4D06AD"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5014F55" w14:textId="77777777" w:rsidR="00BD40F3" w:rsidRDefault="00B6649B" w:rsidP="00385F52">
      <w:pPr>
        <w:spacing w:after="120" w:line="276" w:lineRule="auto"/>
        <w:ind w:firstLine="720"/>
        <w:contextualSpacing/>
        <w:jc w:val="both"/>
        <w:rPr>
          <w:rFonts w:eastAsia="Times New Roman" w:cs="Times New Roman"/>
          <w:szCs w:val="24"/>
        </w:rPr>
      </w:pPr>
      <w:r>
        <w:t w:space="preserve">Tool-use approaches such as ReAct and Toolformer motivate the need to record inputs, actions, and outputs when a workflow depends on external information. The Paper 1 approach proposes file and version records as a way to support provenance. It does not establish complete conversational lineage or ledger-level auditability from the available record.</w:t>
      </w:r>
      <w:r>
        <w:t w:space="preserve"> The cited ReAct and Toolformer papers are Yao et al. (2023) and Schick et al. (2023), respectively.</w:t>
      </w:r>
    </w:p>
    <w:p w14:paraId="3260976C"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1E4D3484"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Retrieval-Augmented Generation (RAG)</w:t>
      </w:r>
    </w:p>
    <w:p w14:paraId="47582033"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2E46E1E" w14:textId="77777777" w:rsidR="00BD40F3" w:rsidRDefault="00B6649B" w:rsidP="00385F52">
      <w:pPr>
        <w:spacing w:after="120" w:line="276" w:lineRule="auto"/>
        <w:ind w:firstLine="720"/>
        <w:contextualSpacing/>
        <w:jc w:val="both"/>
        <w:rPr>
          <w:rFonts w:eastAsia="Times New Roman" w:cs="Times New Roman"/>
          <w:szCs w:val="24"/>
        </w:rPr>
      </w:pPr>
      <w:r>
        <w:t w:space="preserve">Retrieval-augmented generation can use external material to inform a response, but the relevance and currency of that material require judgement. The approach described here proposes recording numeric values in a designated canonical source after they have been checked. It does not report a validated retrieval benchmark or event count.</w:t>
      </w:r>
      <w:r>
        <w:t w:space="preserve"> The foundational RAG paper cited here is Lewis et al. (2020).</w:t>
      </w:r>
    </w:p>
    <w:p w14:paraId="6F991340"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60613749"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Chain-of-Thought &amp; Reasoning Control</w:t>
      </w:r>
    </w:p>
    <w:p w14:paraId="19141AFF"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C92C2D1" w14:textId="77777777" w:rsidR="00BD40F3" w:rsidRDefault="00B6649B" w:rsidP="00385F52">
      <w:pPr>
        <w:spacing w:after="120" w:line="276" w:lineRule="auto"/>
        <w:ind w:firstLine="720"/>
        <w:contextualSpacing/>
        <w:jc w:val="both"/>
        <w:rPr>
          <w:rFonts w:eastAsia="Times New Roman" w:cs="Times New Roman"/>
          <w:szCs w:val="24"/>
        </w:rPr>
      </w:pPr>
      <w:r>
        <w:t w:space="preserve">Reasoning and tool-use methods can benefit from explicit checks before a high-stakes action. The Paper 1 controls describe proposed checkpoints for numeric verification and challenge resolution. They do not convert model reasoning into a deterministic finite-state process.</w:t>
      </w:r>
      <w:r>
        <w:t w:space="preserve"> The chain-of-thought prompting study cited here is Wei et al. (2022).</w:t>
      </w:r>
    </w:p>
    <w:p w14:paraId="7D2089D8" w14:textId="77777777" w:rsidR="00D138A4" w:rsidRPr="00BC7EF4" w:rsidRDefault="00D138A4" w:rsidP="00385F52">
      <w:pPr>
        <w:spacing w:after="120" w:line="276" w:lineRule="auto"/>
        <w:ind w:firstLine="720"/>
        <w:contextualSpacing/>
        <w:jc w:val="both"/>
        <w:rPr>
          <w:rFonts w:eastAsia="Times New Roman" w:cs="Times New Roman"/>
          <w:szCs w:val="24"/>
        </w:rPr>
      </w:pPr>
    </w:p>
    <w:p w14:paraId="7548707D" w14:textId="77777777" w:rsidR="00BD40F3" w:rsidRDefault="00B6649B"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Memory &amp; Structured Note-Taking</w:t>
      </w:r>
    </w:p>
    <w:p w14:paraId="321825B7" w14:textId="77777777" w:rsidR="00D138A4" w:rsidRPr="00BC7EF4" w:rsidRDefault="00D138A4" w:rsidP="00D138A4">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7105DD3" w14:textId="77777777" w:rsidR="00BD40F3" w:rsidRDefault="00B6649B" w:rsidP="00385F52">
      <w:pPr>
        <w:spacing w:after="120" w:line="276" w:lineRule="auto"/>
        <w:ind w:firstLine="720"/>
        <w:contextualSpacing/>
        <w:jc w:val="both"/>
        <w:rPr>
          <w:rFonts w:eastAsia="Times New Roman" w:cs="Times New Roman"/>
          <w:szCs w:val="24"/>
        </w:rPr>
      </w:pPr>
      <w:r>
        <w:t w:space="preserve">Persistent memory and structured notes can help maintain task state across sessions. Paper 1 describes compaction notes and audit records as a human-readable approach to this problem. It does not establish zero semantic drift or a measured fidelity rate.</w:t>
      </w:r>
    </w:p>
    <w:p w14:paraId="22ADE4A7" w14:textId="77777777" w:rsidR="00175F9B"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szCs w:val="24"/>
        </w:rPr>
      </w:pPr>
    </w:p>
    <w:p w14:paraId="49EC4F94" w14:textId="557272E0"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Compaction / Summarisation for Long Contexts</w:t>
      </w:r>
    </w:p>
    <w:p w14:paraId="4A6CC589"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9B5B836" w14:textId="77777777" w:rsidR="00BD40F3" w:rsidRDefault="00B6649B" w:rsidP="00385F52">
      <w:pPr>
        <w:spacing w:after="120" w:line="276" w:lineRule="auto"/>
        <w:ind w:firstLine="720"/>
        <w:contextualSpacing/>
        <w:jc w:val="both"/>
        <w:rPr>
          <w:rFonts w:eastAsia="Times New Roman" w:cs="Times New Roman"/>
          <w:szCs w:val="24"/>
        </w:rPr>
      </w:pPr>
      <w:r>
        <w:t w:space="preserve">Summarisation can reduce the amount of prior context that must be carried forward, while creating a risk that important detail is omitted. Paper 1 describes bounded compaction with human review as a proposed safeguard. It does not establish a universal fidelity loss rate, review interval, or entropy bound.</w:t>
      </w:r>
    </w:p>
    <w:p w14:paraId="20D5CF9E"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1B68A21F"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Multi-Agent Orchestration</w:t>
      </w:r>
    </w:p>
    <w:p w14:paraId="704F2A6F"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18204313" w14:textId="77777777" w:rsidR="00BD40F3" w:rsidRDefault="00B6649B" w:rsidP="00385F52">
      <w:pPr>
        <w:spacing w:after="120" w:line="276" w:lineRule="auto"/>
        <w:ind w:firstLine="720"/>
        <w:contextualSpacing/>
        <w:jc w:val="both"/>
        <w:rPr>
          <w:rFonts w:eastAsia="Times New Roman" w:cs="Times New Roman"/>
          <w:szCs w:val="24"/>
        </w:rPr>
      </w:pPr>
      <w:r>
        <w:t w:space="preserve">Multi-agent workflows can introduce additional coordination and provenance questions. The case described in Paper 1 involved one human and one AI system. This paper does not compare that arrangement with multi-agent alternatives or establish a coordination-cost model.</w:t>
      </w:r>
    </w:p>
    <w:p w14:paraId="4D242E84"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28B9F224"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Provenance, Auditability &amp; Reproducibility</w:t>
      </w:r>
    </w:p>
    <w:p w14:paraId="68D96671"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008B1870" w14:textId="77777777" w:rsidR="00BD40F3" w:rsidRDefault="00B6649B" w:rsidP="00385F52">
      <w:pPr>
        <w:spacing w:after="120" w:line="276" w:lineRule="auto"/>
        <w:ind w:firstLine="720"/>
        <w:contextualSpacing/>
        <w:jc w:val="both"/>
        <w:rPr>
          <w:rFonts w:eastAsia="Times New Roman" w:cs="Times New Roman"/>
          <w:szCs w:val="24"/>
        </w:rPr>
      </w:pPr>
      <w:r>
        <w:t w:space="preserve">Experiment-tracking systems illustrate the value of recording parameters and results. Paper 1 proposes that version records and audit trails may help with provenance in conversational work. It does not establish immutable conversational hash chains, verification latency, or reproducibility parity with supervised machine-learning pipelines.</w:t>
      </w:r>
    </w:p>
    <w:p w14:paraId="4E032463"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3352D7E"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Human–AI Teaming Literature</w:t>
      </w:r>
    </w:p>
    <w:p w14:paraId="7DDDCBE7"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5A1F2C71" w14:textId="77777777" w:rsidR="00BD40F3" w:rsidRDefault="00B6649B" w:rsidP="00385F52">
      <w:pPr>
        <w:spacing w:after="120" w:line="276" w:lineRule="auto"/>
        <w:ind w:firstLine="720"/>
        <w:contextualSpacing/>
        <w:jc w:val="both"/>
        <w:rPr>
          <w:rFonts w:eastAsia="Times New Roman" w:cs="Times New Roman"/>
          <w:szCs w:val="24"/>
        </w:rPr>
      </w:pPr>
      <w:r>
        <w:t w:space="preserve">Human-AI teaming research motivates retaining meaningful human decision authority. In Paper 1, permissioned actions and pause mechanisms are proposed safeguards for critical decisions. The case does not establish a trust-calibration range, a cognitive-load outcome, or the effect of those safeguards.</w:t>
      </w:r>
    </w:p>
    <w:p w14:paraId="11C457CF" w14:textId="77777777" w:rsidR="00175F9B" w:rsidRPr="00BC7EF4" w:rsidRDefault="00175F9B" w:rsidP="00385F52">
      <w:pPr>
        <w:spacing w:after="120" w:line="276" w:lineRule="auto"/>
        <w:ind w:firstLine="720"/>
        <w:contextualSpacing/>
        <w:jc w:val="both"/>
        <w:rPr>
          <w:rFonts w:eastAsia="Times New Roman" w:cs="Times New Roman"/>
          <w:szCs w:val="24"/>
        </w:rPr>
      </w:pPr>
    </w:p>
    <w:p w14:paraId="78F8BF31" w14:textId="77777777" w:rsidR="00BD40F3" w:rsidRDefault="00B664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Synthesis</w:t>
      </w:r>
    </w:p>
    <w:p w14:paraId="475D09CA" w14:textId="77777777" w:rsidR="00175F9B" w:rsidRPr="00BC7EF4" w:rsidRDefault="00175F9B" w:rsidP="00175F9B">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p>
    <w:p w14:paraId="79CBBA5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Across these domains, workflow design is one possible contributor to dependable human-AI collaboration. Paper 1 proposes provenance, compaction, and cadence practices for prospective evaluation. It does not claim that the approach is model-agnostic, requires no adaptation, or outperforms model scaling, fine-tuning, or alternative workflows.</w:t>
      </w:r>
    </w:p>
    <w:p w14:paraId="17B8085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A25247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Methods: The Control Stack</w:t>
      </w:r>
    </w:p>
    <w:p w14:paraId="4DF48C7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9BCD97D" w14:textId="28FE31F6" w:rsidR="00BD40F3" w:rsidRDefault="00B6649B" w:rsidP="00175F9B">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Architecture</w:t>
      </w:r>
    </w:p>
    <w:p w14:paraId="09DB70C9" w14:textId="77777777" w:rsidR="00E0414D" w:rsidRPr="00BC7EF4" w:rsidRDefault="00E0414D" w:rsidP="00175F9B">
      <w:pPr>
        <w:keepNext/>
        <w:keepLines/>
        <w:spacing w:after="120" w:line="276" w:lineRule="auto"/>
        <w:ind w:firstLine="0"/>
        <w:contextualSpacing/>
        <w:jc w:val="both"/>
        <w:rPr>
          <w:rFonts w:eastAsia="Times New Roman" w:cs="Times New Roman"/>
          <w:b/>
          <w:i/>
          <w:szCs w:val="24"/>
        </w:rPr>
      </w:pPr>
    </w:p>
    <w:p w14:paraId="1CF075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Authoritative Artefacts. This case description names three persistent artefacts, which the paper presents as a compact design choice:</w:t>
      </w:r>
    </w:p>
    <w:p w14:paraId="4FE0B72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(1) Strategy Master (v4.0_FINAL) — the textual logic of the system: principles, policies, and execution rules, free of live numerics.</w:t>
      </w:r>
    </w:p>
    <w:p w14:paraId="7ADE826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(2) Canonical Numbers Sheet (v2.0_FINAL) — the sole numeric truth: tranche values, ladder schemas, conversion factors. Any number not listed here is NON-CANONICAL.</w:t>
      </w:r>
    </w:p>
    <w:p w14:paraId="453D3D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(3) Life System Master (v1.1_FINAL) — cadence, governance, and audit schedules.</w:t>
      </w:r>
    </w:p>
    <w:p w14:paraId="597B847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triad was intended to separate text, numbers, and cadence and to make provenance explicit (see Fig. 1); this description does not establish an effect on working memory.</w:t>
      </w:r>
    </w:p>
    <w:p w14:paraId="72962EC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Cadence. The paper describes a four-tier routine:</w:t>
      </w:r>
    </w:p>
    <w:p w14:paraId="068EAA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Daily Pulse – mood, single priority, friction → action link.</w:t>
      </w:r>
    </w:p>
    <w:p w14:paraId="2A1D4E2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 wins, blockers, next moves.</w:t>
      </w:r>
    </w:p>
    <w:p w14:paraId="414CA4F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Monthly Audit – file reconciliation and numeric cross-checks.</w:t>
      </w:r>
    </w:p>
    <w:p w14:paraId="346217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 90-day structural lock.</w:t>
      </w:r>
    </w:p>
    <w:p w14:paraId="322AE16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cycle was intended to reduce context loss and over-iteration; its effects were not measured here.</w:t>
      </w:r>
    </w:p>
    <w:p w14:paraId="32154C70" w14:textId="77777777" w:rsidR="00BD40F3" w:rsidRDefault="00B6649B" w:rsidP="00385F52">
      <w:pPr>
        <w:spacing w:after="120" w:line="276" w:lineRule="auto"/>
        <w:ind w:firstLine="720"/>
        <w:contextualSpacing/>
        <w:jc w:val="both"/>
        <w:rPr>
          <w:rFonts w:eastAsia="Times New Roman" w:cs="Times New Roman"/>
          <w:szCs w:val="24"/>
        </w:rPr>
      </w:pPr>
      <w:r>
        <w:t w:space="preserve">Decision Boundary. The described workflow treats live market data as external inputs, such as screenshots or verified feeds, during execution. This boundary is intended to reduce drift from stale information and support reproducibility; those effects are not established here.</w:t>
      </w:r>
    </w:p>
    <w:p w14:paraId="268CB483"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76222460" w14:textId="7EF5DF20"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Control Stack (A1–A10)</w:t>
      </w:r>
    </w:p>
    <w:p w14:paraId="2ACD88D4"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6DA5FDA" w14:textId="77777777" w:rsidR="00BD40F3" w:rsidRPr="00BC7EF4" w:rsidRDefault="00B6649B" w:rsidP="00385F52">
      <w:pPr>
        <w:spacing w:after="120" w:line="276" w:lineRule="auto"/>
        <w:ind w:firstLine="720"/>
        <w:contextualSpacing/>
        <w:jc w:val="both"/>
        <w:rPr>
          <w:rFonts w:eastAsia="Times New Roman" w:cs="Times New Roman"/>
          <w:szCs w:val="24"/>
        </w:rPr>
      </w:pPr>
      <w:r>
        <w:t>The A1–A10 identifiers follow the control mapping in the Methods table throughout the summary, assessment, examples, and pseudocode.</w:t>
      </w:r>
    </w:p>
    <w:tbl>
      <w:tblPr>
        <w:tblStyle w:val="a0"/>
        <w:tblW w:w="896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2976"/>
        <w:gridCol w:w="5103"/>
      </w:tblGrid>
      <w:tr w:rsidR="00BD40F3" w:rsidRPr="00BC7EF4" w14:paraId="77A015D6"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BF41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ID</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0755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D27A0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Core Function</w:t>
            </w:r>
          </w:p>
        </w:tc>
      </w:tr>
      <w:tr w:rsidR="00BD40F3" w:rsidRPr="00BC7EF4" w14:paraId="334CFA0C"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372B50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983C0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Canonical Quote (CQ)</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5442BB1"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Deterministic numeric lookup; halts on NON-CANONICAL queries.</w:t>
            </w:r>
          </w:p>
        </w:tc>
      </w:tr>
      <w:tr w:rsidR="00BD40F3" w:rsidRPr="00BC7EF4" w14:paraId="109EE200" w14:textId="77777777">
        <w:trPr>
          <w:trHeight w:val="76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21628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A2</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CE539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Drift-Safe Response (DSR)</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69098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Force claim typing (numeric / factual / interpretive); demand sources for the first two.</w:t>
            </w:r>
          </w:p>
        </w:tc>
      </w:tr>
      <w:tr w:rsidR="00BD40F3" w:rsidRPr="00BC7EF4" w14:paraId="3F948FD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A50D3B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A3</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9D628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Compaction &amp; State Digests</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7D3489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Compress long histories → 200-token summaries capturing Δ state and pointers.</w:t>
            </w:r>
          </w:p>
        </w:tc>
      </w:tr>
      <w:tr w:rsidR="00BD40F3" w:rsidRPr="00BC7EF4" w14:paraId="2F0EBF08"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5DF8E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A4</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23782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Execution Guard (EG)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C685FA" w14:textId="77777777" w:rsidR="00BD40F3" w:rsidRPr="00BC7EF4" w:rsidRDefault="00B6649B" w:rsidP="000B69DE">
            <w:pPr>
              <w:spacing w:after="120" w:line="276" w:lineRule="auto"/>
              <w:contextualSpacing/>
              <w:rPr>
                <w:rFonts w:eastAsia="Times New Roman" w:cs="Times New Roman"/>
                <w:szCs w:val="24"/>
              </w:rPr>
            </w:pPr>
            <w:del w:id="11" w:author="ChatGPT" w:date="2026-09-27T17:26:19Z">
              <w:r>
                <w:rPr>
                  <w:rFonts w:eastAsia="Times New Roman" w:cs="Times New Roman"/>
                  <w:szCs w:val="24"/>
                </w:rPr>
                <w:delText>Pre-action checklist: verify numerics, FX policy, template, challenge status.</w:delText>
              </w:r>
            </w:del>
            <w:ins w:id="12" w:author="ChatGPT" w:date="2026-09-27T17:26:19Z">
              <w:r>
                <w:rPr>
                  <w:rFonts w:eastAsia="Times New Roman" w:cs="Times New Roman"/>
                  <w:szCs w:val="24"/>
                </w:rPr>
                <w:t>Pre-action checklist: verify canonical values, required inputs, template, and challenge status.</w:t>
              </w:r>
            </w:ins>
          </w:p>
        </w:tc>
      </w:tr>
      <w:tr w:rsidR="00BD40F3" w:rsidRPr="00BC7EF4" w14:paraId="763B1150"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3C36F5E"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lastRenderedPageBreak/>
              <w:t>A5</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9464B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Challenge Protocol (CP)</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6E83B6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Evidence-first dispute resolution; logs citation or absence.</w:t>
            </w:r>
          </w:p>
        </w:tc>
      </w:tr>
      <w:tr w:rsidR="00BD40F3" w:rsidRPr="00BC7EF4" w14:paraId="3432BC3E"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142DC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A6</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D5E7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Freeze &amp; Change-Log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F8D20D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90-day structural lock; changes require evidence + version bump.</w:t>
            </w:r>
          </w:p>
        </w:tc>
      </w:tr>
      <w:tr w:rsidR="00BD40F3" w:rsidRPr="00BC7EF4" w14:paraId="27ACE0D5"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6C56F7"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A7</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C50FD4C" w14:textId="77777777" w:rsidR="00BD40F3" w:rsidRPr="00BC7EF4" w:rsidRDefault="00B6649B" w:rsidP="000B69DE">
            <w:pPr>
              <w:spacing w:after="120" w:line="276" w:lineRule="auto"/>
              <w:contextualSpacing/>
              <w:rPr>
                <w:rFonts w:eastAsia="Times New Roman" w:cs="Times New Roman"/>
                <w:szCs w:val="24"/>
              </w:rPr>
            </w:pPr>
            <w:del w:id="13" w:author="ChatGPT" w:date="2026-09-27T17:26:19Z">
              <w:r>
                <w:rPr>
                  <w:rFonts w:eastAsia="Times New Roman" w:cs="Times New Roman"/>
                  <w:szCs w:val="24"/>
                </w:rPr>
                <w:delText>Rung Trigger Evaluation (RTE)</w:delText>
              </w:r>
            </w:del>
            <w:ins w:id="14" w:author="ChatGPT" w:date="2026-09-27T17:26:19Z">
              <w:r>
                <w:rPr>
                  <w:rFonts w:eastAsia="Times New Roman" w:cs="Times New Roman"/>
                  <w:szCs w:val="24"/>
                </w:rPr>
                <w:t>Action-Threshold Evaluation (ATE)</w:t>
              </w:r>
            </w:ins>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1235F5" w14:textId="77777777" w:rsidR="00BD40F3" w:rsidRPr="00BC7EF4" w:rsidRDefault="00B6649B" w:rsidP="000B69DE">
            <w:pPr>
              <w:spacing w:after="120" w:line="276" w:lineRule="auto"/>
              <w:contextualSpacing/>
              <w:rPr>
                <w:rFonts w:eastAsia="Times New Roman" w:cs="Times New Roman"/>
                <w:szCs w:val="24"/>
              </w:rPr>
            </w:pPr>
            <w:del w:id="15" w:author="ChatGPT" w:date="2026-09-27T17:26:19Z">
              <w:r>
                <w:rPr>
                  <w:rFonts w:eastAsia="Times New Roman" w:cs="Times New Roman"/>
                  <w:szCs w:val="24"/>
                </w:rPr>
                <w:delText>Compute which sell rungs fire given price and schema; no live numerics in files.</w:delText>
              </w:r>
            </w:del>
            <w:ins w:id="16" w:author="ChatGPT" w:date="2026-09-27T17:26:19Z">
              <w:r>
                <w:rPr>
                  <w:rFonts w:eastAsia="Times New Roman" w:cs="Times New Roman"/>
                  <w:szCs w:val="24"/>
                </w:rPr>
                <w:t>Evaluate which configured action thresholds are met from supplied inputs.</w:t>
              </w:r>
            </w:ins>
          </w:p>
        </w:tc>
      </w:tr>
      <w:tr w:rsidR="00BD40F3" w:rsidRPr="00BC7EF4" w14:paraId="24CE1A0C" w14:textId="77777777">
        <w:trPr>
          <w:trHeight w:val="713"/>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E3A035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A8</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29F617A"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Gift-Capture Governor (GCG)</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6B2744" w14:textId="77777777" w:rsidR="00BD40F3" w:rsidRPr="00BC7EF4" w:rsidRDefault="00B6649B" w:rsidP="000B69DE">
            <w:pPr>
              <w:spacing w:after="120" w:line="276" w:lineRule="auto"/>
              <w:contextualSpacing/>
              <w:rPr>
                <w:rFonts w:eastAsia="Times New Roman" w:cs="Times New Roman"/>
                <w:szCs w:val="24"/>
              </w:rPr>
            </w:pPr>
            <w:del w:id="17" w:author="ChatGPT" w:date="2026-09-27T17:26:19Z">
              <w:r>
                <w:rPr>
                  <w:rFonts w:eastAsia="Times New Roman" w:cs="Times New Roman"/>
                  <w:szCs w:val="24"/>
                </w:rPr>
                <w:delText>Consolidate upside beyond targets under lockout; log reason and deviation.</w:delText>
              </w:r>
            </w:del>
            <w:ins w:id="18" w:author="ChatGPT" w:date="2026-09-27T17:26:19Z">
              <w:r>
                <w:rPr>
                  <w:rFonts w:eastAsia="Times New Roman" w:cs="Times New Roman"/>
                  <w:szCs w:val="24"/>
                </w:rPr>
                <w:t>Apply a lockout and record rule-based action decisions.</w:t>
              </w:r>
            </w:ins>
          </w:p>
        </w:tc>
      </w:tr>
      <w:tr w:rsidR="00BD40F3" w:rsidRPr="00BC7EF4" w14:paraId="17086002" w14:textId="77777777">
        <w:trPr>
          <w:trHeight w:val="713"/>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CA0DA3"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A9</w:t>
            </w:r>
          </w:p>
        </w:tc>
        <w:tc>
          <w:tcPr>
            <w:tcW w:w="297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F79E070"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Error Handling &amp; Self-Critique</w:t>
            </w:r>
          </w:p>
        </w:tc>
        <w:tc>
          <w:tcPr>
            <w:tcW w:w="510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A3E15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Defer actions missing canonical data; flag uncertainty explicitly.</w:t>
            </w:r>
          </w:p>
        </w:tc>
      </w:tr>
      <w:tr w:rsidR="00BD40F3" w:rsidRPr="00BC7EF4" w14:paraId="19D9A86F" w14:textId="77777777">
        <w:trPr>
          <w:trHeight w:val="8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57F64F"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A10</w:t>
            </w:r>
          </w:p>
        </w:tc>
        <w:tc>
          <w:tcPr>
            <w:tcW w:w="297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90F669"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Emotional Stability Hook (ESH)</w:t>
            </w:r>
          </w:p>
        </w:tc>
        <w:tc>
          <w:tcPr>
            <w:tcW w:w="510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849FF7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Five-minute pause at stress gates; restate decision then proceed or defer.</w:t>
            </w:r>
          </w:p>
        </w:tc>
      </w:tr>
    </w:tbl>
    <w:p w14:paraId="4E1F7301"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278BCE8C" w14:textId="3D5FBBEE" w:rsidR="00BD40F3" w:rsidRDefault="00B6649B" w:rsidP="00E0414D">
      <w:pPr>
        <w:keepNext/>
        <w:keepLines/>
        <w:spacing w:after="120" w:line="276" w:lineRule="auto"/>
        <w:ind w:firstLine="0"/>
        <w:contextualSpacing/>
        <w:jc w:val="both"/>
        <w:rPr>
          <w:rFonts w:eastAsia="Times New Roman" w:cs="Times New Roman"/>
          <w:b/>
          <w:i/>
          <w:szCs w:val="24"/>
        </w:rPr>
      </w:pPr>
    </w:p>
    <w:p w14:paraId="1343CEBB"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7F9AE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65E1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29B737D" w14:textId="77777777" w:rsidR="00BD40F3" w:rsidRDefault="00B6649B" w:rsidP="00385F52">
      <w:pPr>
        <w:spacing w:after="120" w:line="276" w:lineRule="auto"/>
        <w:ind w:firstLine="720"/>
        <w:contextualSpacing/>
        <w:jc w:val="both"/>
        <w:rPr>
          <w:rFonts w:eastAsia="Times New Roman" w:cs="Times New Roman"/>
          <w:szCs w:val="24"/>
        </w:rPr>
      </w:pPr>
    </w:p>
    <w:p w14:paraId="683FE35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0AA4E77" w14:textId="7600FA62"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Design Principles</w:t>
      </w:r>
    </w:p>
    <w:p w14:paraId="751A728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090ECB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Small surface area – the described design uses few files and gates as a design choice.</w:t>
      </w:r>
    </w:p>
    <w:p w14:paraId="02D61F3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Source separation – the described design assigns numeric values and text to different sources.</w:t>
      </w:r>
    </w:p>
    <w:p w14:paraId="6B79639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Human-first cadence – the proposed routine uses lightweight reviews.</w:t>
      </w:r>
    </w:p>
    <w:p w14:paraId="2AEF72ED" w14:textId="77777777" w:rsidR="00BD40F3" w:rsidRDefault="00B6649B" w:rsidP="00385F52">
      <w:pPr>
        <w:spacing w:after="120" w:line="276" w:lineRule="auto"/>
        <w:ind w:firstLine="720"/>
        <w:contextualSpacing/>
        <w:jc w:val="both"/>
        <w:rPr>
          <w:rFonts w:eastAsia="Times New Roman" w:cs="Times New Roman"/>
          <w:szCs w:val="24"/>
        </w:rPr>
      </w:pPr>
      <w:r>
        <w:t w:space="preserve">• Grace under pressure – the proposed hook is intended to acknowledge human affect during decisions.</w:t>
      </w:r>
    </w:p>
    <w:p w14:paraId="702EB44D"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3F18C670" w14:textId="680DB03B" w:rsidR="00BD40F3" w:rsidRDefault="00B6649B" w:rsidP="00E0414D">
      <w:pPr>
        <w:keepNext/>
        <w:keepLines/>
        <w:spacing w:after="120" w:line="276" w:lineRule="auto"/>
        <w:ind w:firstLine="0"/>
        <w:contextualSpacing/>
        <w:jc w:val="both"/>
        <w:rPr>
          <w:rFonts w:eastAsia="Times New Roman" w:cs="Times New Roman"/>
          <w:b/>
          <w:i/>
          <w:szCs w:val="24"/>
        </w:rPr>
      </w:pPr>
    </w:p>
    <w:p w14:paraId="1F4E0B26"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3481967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A7572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6B65F3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704642" w14:textId="77777777" w:rsidR="00BD40F3" w:rsidRDefault="00B6649B" w:rsidP="00385F52">
      <w:pPr>
        <w:spacing w:after="120" w:line="276" w:lineRule="auto"/>
        <w:ind w:firstLine="720"/>
        <w:contextualSpacing/>
        <w:jc w:val="both"/>
        <w:rPr>
          <w:rFonts w:eastAsia="Times New Roman" w:cs="Times New Roman"/>
          <w:szCs w:val="24"/>
        </w:rPr>
      </w:pPr>
    </w:p>
    <w:p w14:paraId="7298EB0F"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441411" w14:textId="6F7EA578" w:rsidR="00BD40F3" w:rsidRDefault="00B6649B" w:rsidP="00E0414D">
      <w:pPr>
        <w:keepNext/>
        <w:keepLines/>
        <w:spacing w:after="120" w:line="276" w:lineRule="auto"/>
        <w:ind w:firstLine="0"/>
        <w:contextualSpacing/>
        <w:jc w:val="both"/>
        <w:rPr>
          <w:rFonts w:eastAsia="Times New Roman" w:cs="Times New Roman"/>
          <w:b/>
          <w:i/>
          <w:szCs w:val="24"/>
        </w:rPr>
      </w:pPr>
    </w:p>
    <w:p w14:paraId="3006CCDD"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79C28B97"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7221A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0810E6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127B5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A13282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F82EB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B2423E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4831CF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4FA9F0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DB36F9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7CDA9FC"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7FEFB1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BF48E2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FFF64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3B43BD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4697BB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3DBC84E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42A4A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BB43AC5"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C3F5AB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5877BA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99F0AA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568C53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61D3DF" w14:textId="77777777" w:rsidR="00BD40F3" w:rsidRDefault="00B6649B" w:rsidP="00385F52">
      <w:pPr>
        <w:spacing w:after="120" w:line="276" w:lineRule="auto"/>
        <w:ind w:firstLine="720"/>
        <w:contextualSpacing/>
        <w:jc w:val="both"/>
        <w:rPr>
          <w:rFonts w:eastAsia="Times New Roman" w:cs="Times New Roman"/>
          <w:szCs w:val="24"/>
        </w:rPr>
      </w:pPr>
    </w:p>
    <w:p w14:paraId="057D1C01" w14:textId="77777777" w:rsidR="00E0414D" w:rsidRDefault="00E0414D" w:rsidP="00E0414D">
      <w:pPr>
        <w:spacing w:after="120" w:line="276" w:lineRule="auto"/>
        <w:ind w:firstLine="0"/>
        <w:contextualSpacing/>
        <w:jc w:val="both"/>
        <w:rPr>
          <w:rFonts w:eastAsia="Times New Roman" w:cs="Times New Roman"/>
          <w:szCs w:val="24"/>
        </w:rPr>
      </w:pPr>
    </w:p>
    <w:p w14:paraId="670A0181" w14:textId="7DD23D0D" w:rsidR="00BD40F3" w:rsidRDefault="00B6649B" w:rsidP="00E0414D">
      <w:pPr>
        <w:spacing w:after="120" w:line="276" w:lineRule="auto"/>
        <w:ind w:firstLine="0"/>
        <w:contextualSpacing/>
        <w:jc w:val="both"/>
        <w:rPr>
          <w:rFonts w:eastAsia="Times New Roman" w:cs="Times New Roman"/>
          <w:b/>
          <w:i/>
          <w:szCs w:val="24"/>
        </w:rPr>
      </w:pPr>
    </w:p>
    <w:p w14:paraId="67C6DCD8"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05E8967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6E2377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75B17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25B351"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E5CEDC9"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E1B1D2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3B033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FF733E9" w14:textId="53133F6E" w:rsidR="00BD40F3" w:rsidRDefault="00B6649B" w:rsidP="00E0414D">
      <w:pPr>
        <w:spacing w:after="120" w:line="276" w:lineRule="auto"/>
        <w:ind w:firstLine="0"/>
        <w:contextualSpacing/>
        <w:jc w:val="both"/>
        <w:rPr>
          <w:rFonts w:eastAsia="Times New Roman" w:cs="Times New Roman"/>
          <w:b/>
          <w:i/>
          <w:szCs w:val="24"/>
        </w:rPr>
      </w:pPr>
    </w:p>
    <w:p w14:paraId="432D1E5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498F773E"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28C71B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0F45140" w14:textId="77777777" w:rsidR="00BD40F3" w:rsidRDefault="00B6649B" w:rsidP="00385F52">
      <w:pPr>
        <w:spacing w:after="120" w:line="276" w:lineRule="auto"/>
        <w:ind w:firstLine="720"/>
        <w:contextualSpacing/>
        <w:jc w:val="both"/>
        <w:rPr>
          <w:rFonts w:eastAsia="Times New Roman" w:cs="Times New Roman"/>
          <w:szCs w:val="24"/>
        </w:rPr>
      </w:pPr>
    </w:p>
    <w:p w14:paraId="20C0853E" w14:textId="77777777" w:rsidR="00E0414D" w:rsidRDefault="00E0414D" w:rsidP="00E0414D">
      <w:pPr>
        <w:keepNext/>
        <w:keepLines/>
        <w:spacing w:after="120" w:line="276" w:lineRule="auto"/>
        <w:ind w:firstLine="0"/>
        <w:contextualSpacing/>
        <w:jc w:val="both"/>
        <w:rPr>
          <w:rFonts w:eastAsia="Times New Roman" w:cs="Times New Roman"/>
          <w:szCs w:val="24"/>
        </w:rPr>
      </w:pPr>
    </w:p>
    <w:p w14:paraId="77DDEC2C" w14:textId="778E14CA" w:rsidR="00BD40F3" w:rsidRDefault="00B6649B" w:rsidP="00E0414D">
      <w:pPr>
        <w:keepNext/>
        <w:keepLines/>
        <w:spacing w:after="120" w:line="276" w:lineRule="auto"/>
        <w:ind w:firstLine="0"/>
        <w:contextualSpacing/>
        <w:jc w:val="both"/>
        <w:rPr>
          <w:rFonts w:eastAsia="Times New Roman" w:cs="Times New Roman"/>
          <w:b/>
          <w:i/>
          <w:szCs w:val="24"/>
        </w:rPr>
      </w:pPr>
    </w:p>
    <w:p w14:paraId="4B8D33DC"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17BA51B8"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1DDAB86"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00A2FE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1DCDDA0"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12F371D"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4B62344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17C01A7" w14:textId="77777777" w:rsidR="00BD40F3" w:rsidRDefault="00B6649B" w:rsidP="00385F52">
      <w:pPr>
        <w:spacing w:after="120" w:line="276" w:lineRule="auto"/>
        <w:ind w:firstLine="720"/>
        <w:contextualSpacing/>
        <w:jc w:val="both"/>
        <w:rPr>
          <w:rFonts w:eastAsia="Times New Roman" w:cs="Times New Roman"/>
          <w:szCs w:val="24"/>
        </w:rPr>
      </w:pPr>
    </w:p>
    <w:p w14:paraId="657B80F5"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5D581B30" w14:textId="422ACB9F" w:rsidR="00BD40F3" w:rsidRDefault="00B6649B" w:rsidP="00E0414D">
      <w:pPr>
        <w:keepNext/>
        <w:keepLines/>
        <w:spacing w:after="120" w:line="276" w:lineRule="auto"/>
        <w:ind w:firstLine="0"/>
        <w:contextualSpacing/>
        <w:jc w:val="both"/>
        <w:rPr>
          <w:rFonts w:eastAsia="Times New Roman" w:cs="Times New Roman"/>
          <w:b/>
          <w:i/>
          <w:szCs w:val="24"/>
        </w:rPr>
      </w:pPr>
    </w:p>
    <w:p w14:paraId="370B28D9" w14:textId="77777777" w:rsidR="00E0414D" w:rsidRPr="00BC7EF4" w:rsidRDefault="00E0414D" w:rsidP="00385F52">
      <w:pPr>
        <w:keepNext/>
        <w:keepLines/>
        <w:spacing w:after="120" w:line="276" w:lineRule="auto"/>
        <w:ind w:firstLine="720"/>
        <w:contextualSpacing/>
        <w:jc w:val="both"/>
        <w:rPr>
          <w:rFonts w:eastAsia="Times New Roman" w:cs="Times New Roman"/>
          <w:b/>
          <w:i/>
          <w:szCs w:val="24"/>
        </w:rPr>
      </w:pPr>
    </w:p>
    <w:p w14:paraId="1817F122"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7426175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45973C3" w14:textId="77777777" w:rsidR="00BD40F3" w:rsidRDefault="00B6649B" w:rsidP="00385F52">
      <w:pPr>
        <w:spacing w:after="120" w:line="276" w:lineRule="auto"/>
        <w:ind w:firstLine="720"/>
        <w:contextualSpacing/>
        <w:jc w:val="both"/>
        <w:rPr>
          <w:rFonts w:eastAsia="Times New Roman" w:cs="Times New Roman"/>
          <w:szCs w:val="24"/>
        </w:rPr>
      </w:pPr>
    </w:p>
    <w:p w14:paraId="6AD95364"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6BAEB10" w14:textId="2E6103C3" w:rsidR="00BD40F3" w:rsidRDefault="00B6649B" w:rsidP="00E0414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Factors Design</w:t>
      </w:r>
    </w:p>
    <w:p w14:paraId="7D3058E2" w14:textId="77777777" w:rsidR="00E0414D" w:rsidRPr="00BC7EF4" w:rsidRDefault="00E0414D" w:rsidP="00E0414D">
      <w:pPr>
        <w:spacing w:after="120" w:line="276" w:lineRule="auto"/>
        <w:ind w:firstLine="0"/>
        <w:contextualSpacing/>
        <w:jc w:val="both"/>
        <w:rPr>
          <w:rFonts w:eastAsia="Times New Roman" w:cs="Times New Roman"/>
          <w:b/>
          <w:i/>
          <w:szCs w:val="24"/>
        </w:rPr>
      </w:pPr>
    </w:p>
    <w:p w14:paraId="6BD89B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treats human discipline as part of the described workflow.</w:t>
      </w:r>
    </w:p>
    <w:p w14:paraId="6FE3C2FE"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paper emphasises ritual, not bureaucracy:</w:t>
      </w:r>
    </w:p>
    <w:p w14:paraId="0FBC851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Daily Pulse: one priority + one </w:t>
      </w:r>
      <w:proofErr w:type="spellStart"/>
      <w:r w:rsidRPr="00BC7EF4">
        <w:rPr>
          <w:rFonts w:eastAsia="Times New Roman" w:cs="Times New Roman"/>
          <w:szCs w:val="24"/>
        </w:rPr>
        <w:t>friction→action</w:t>
      </w:r>
      <w:proofErr w:type="spellEnd"/>
      <w:r w:rsidRPr="00BC7EF4">
        <w:rPr>
          <w:rFonts w:eastAsia="Times New Roman" w:cs="Times New Roman"/>
          <w:szCs w:val="24"/>
        </w:rPr>
        <w:t xml:space="preserve"> link.</w:t>
      </w:r>
    </w:p>
    <w:p w14:paraId="4E4A456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Weekly Review: wins, blockers, next three moves.</w:t>
      </w:r>
    </w:p>
    <w:p w14:paraId="1254706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Quarterly Freeze: explicit pause for reflection.</w:t>
      </w:r>
    </w:p>
    <w:p w14:paraId="4C691B4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This pattern is intended to support engagement and emotional stability; its effect on fatigue was not measured.</w:t>
      </w:r>
    </w:p>
    <w:p w14:paraId="77482FEE" w14:textId="77777777" w:rsidR="00BD40F3" w:rsidRDefault="00B6649B" w:rsidP="00385F52">
      <w:pPr>
        <w:spacing w:after="120" w:line="276" w:lineRule="auto"/>
        <w:ind w:firstLine="720"/>
        <w:contextualSpacing/>
        <w:jc w:val="both"/>
        <w:rPr>
          <w:rFonts w:eastAsia="Times New Roman" w:cs="Times New Roman"/>
          <w:szCs w:val="24"/>
        </w:rPr>
      </w:pPr>
      <w:r>
        <w:t w:space="preserve">The paper proposes a five-minute reflection before high-risk orders. The available record does not establish a measured effect on error variance.</w:t>
      </w:r>
    </w:p>
    <w:p w14:paraId="10D5A48E"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2763C60F" w14:textId="6F16A0D1" w:rsidR="00BD40F3" w:rsidRDefault="00B6649B" w:rsidP="00E0414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Security &amp; Privacy Considerations</w:t>
      </w:r>
    </w:p>
    <w:p w14:paraId="5A49B899" w14:textId="77777777" w:rsidR="00E0414D" w:rsidRPr="00BC7EF4" w:rsidRDefault="00E0414D" w:rsidP="00E0414D">
      <w:pPr>
        <w:keepNext/>
        <w:keepLines/>
        <w:spacing w:after="120" w:line="276" w:lineRule="auto"/>
        <w:ind w:firstLine="0"/>
        <w:contextualSpacing/>
        <w:jc w:val="both"/>
        <w:rPr>
          <w:rFonts w:eastAsia="Times New Roman" w:cs="Times New Roman"/>
          <w:b/>
          <w:i/>
          <w:szCs w:val="24"/>
        </w:rPr>
      </w:pPr>
    </w:p>
    <w:p w14:paraId="39B1E60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states that public artefacts exclude personal or identifying data; this claim was not independently verified in the available record.</w:t>
      </w:r>
    </w:p>
    <w:p w14:paraId="78D22CF9" w14:textId="77777777" w:rsidR="00BD40F3" w:rsidRPr="00BC7EF4" w:rsidRDefault="00B6649B" w:rsidP="00385F52">
      <w:pPr>
        <w:spacing w:after="120" w:line="276" w:lineRule="auto"/>
        <w:ind w:firstLine="720"/>
        <w:contextualSpacing/>
        <w:jc w:val="both"/>
        <w:rPr>
          <w:rFonts w:eastAsia="Times New Roman" w:cs="Times New Roman"/>
          <w:szCs w:val="24"/>
        </w:rPr>
      </w:pPr>
      <w:r>
        <w:t>The described logging policy excludes names and identifying details and retains structural metadata (file IDs, hashes, and timestamps); operational logs were not available to verify implementation.</w:t>
      </w:r>
    </w:p>
    <w:p w14:paraId="32144086"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described design treats live market feeds as transient inputs used during decision windows; implementation records were not available to verify this practice.</w:t>
      </w:r>
    </w:p>
    <w:p w14:paraId="4DFC161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paper describes audit exports as encrypted at rest and rotated with freeze cycles; the available record does not verify these operational controls.</w:t>
      </w:r>
    </w:p>
    <w:p w14:paraId="5AE86026" w14:textId="77777777" w:rsidR="00BD40F3" w:rsidRDefault="00B6649B" w:rsidP="00385F52">
      <w:pPr>
        <w:spacing w:after="120" w:line="276" w:lineRule="auto"/>
        <w:ind w:firstLine="720"/>
        <w:contextualSpacing/>
        <w:jc w:val="both"/>
        <w:rPr>
          <w:rFonts w:eastAsia="Times New Roman" w:cs="Times New Roman"/>
          <w:szCs w:val="24"/>
        </w:rPr>
      </w:pPr>
      <w:r>
        <w:t w:space="preserve">Privacy and compliance requirements require context-specific assessment; this paper does not provide legal certification or establish model-interaction safety.</w:t>
      </w:r>
    </w:p>
    <w:p w14:paraId="607C571A" w14:textId="77777777" w:rsidR="00E0414D" w:rsidRPr="00BC7EF4" w:rsidRDefault="00E0414D" w:rsidP="00385F52">
      <w:pPr>
        <w:spacing w:after="120" w:line="276" w:lineRule="auto"/>
        <w:ind w:firstLine="720"/>
        <w:contextualSpacing/>
        <w:jc w:val="both"/>
        <w:rPr>
          <w:rFonts w:eastAsia="Times New Roman" w:cs="Times New Roman"/>
          <w:szCs w:val="24"/>
        </w:rPr>
      </w:pPr>
    </w:p>
    <w:p w14:paraId="1FBD6BF2" w14:textId="0B072D3B"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Implementation Blueprint</w:t>
      </w:r>
    </w:p>
    <w:p w14:paraId="2BCA79C9"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0E2EA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following tiers are an implementation illustration, not a tested deployment comparison:</w:t>
      </w:r>
    </w:p>
    <w:tbl>
      <w:tblPr>
        <w:tblStyle w:val="a3"/>
        <w:tblW w:w="840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0"/>
        <w:gridCol w:w="1728"/>
        <w:gridCol w:w="4652"/>
        <w:gridCol w:w="1140"/>
      </w:tblGrid>
      <w:tr w:rsidR="00BD40F3" w:rsidRPr="00BC7EF4" w14:paraId="01D77BDA"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C3B89FC"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Tier</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297EA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Environment</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EBF0E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Implementation</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D4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Effort</w:t>
            </w:r>
          </w:p>
        </w:tc>
      </w:tr>
      <w:tr w:rsidR="00BD40F3" w:rsidRPr="00BC7EF4" w14:paraId="11D46A10"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2B70A8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1</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31B969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Individual / Research</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46CFC84"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Document + Spreadsheet (Strategy + Canonical)</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202FBD"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Low</w:t>
            </w:r>
          </w:p>
        </w:tc>
      </w:tr>
      <w:tr w:rsidR="00BD40F3" w:rsidRPr="00BC7EF4" w14:paraId="100208BC" w14:textId="77777777" w:rsidTr="00C2721A">
        <w:trPr>
          <w:trHeight w:val="597"/>
        </w:trPr>
        <w:tc>
          <w:tcPr>
            <w:tcW w:w="8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CF599CB"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2</w:t>
            </w:r>
          </w:p>
        </w:tc>
        <w:tc>
          <w:tcPr>
            <w:tcW w:w="172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19BA2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Team / Operational</w:t>
            </w:r>
          </w:p>
        </w:tc>
        <w:tc>
          <w:tcPr>
            <w:tcW w:w="465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06D62A"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Typed functions for A1–A5; execution checks for A4; lockout for A8; pause gate for A10</w:t>
            </w:r>
          </w:p>
        </w:tc>
        <w:tc>
          <w:tcPr>
            <w:tcW w:w="11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C52CFFD"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r w:rsidR="00BD40F3" w:rsidRPr="00BC7EF4" w14:paraId="7D61F5AA" w14:textId="77777777" w:rsidTr="00C2721A">
        <w:trPr>
          <w:trHeight w:val="360"/>
        </w:trPr>
        <w:tc>
          <w:tcPr>
            <w:tcW w:w="8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915D676"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3</w:t>
            </w:r>
          </w:p>
        </w:tc>
        <w:tc>
          <w:tcPr>
            <w:tcW w:w="172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D12F42"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Enterprise</w:t>
            </w:r>
          </w:p>
        </w:tc>
        <w:tc>
          <w:tcPr>
            <w:tcW w:w="465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50EA7E8"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szCs w:val="24"/>
              </w:rPr>
              <w:t>Integrated governance tooling + audit API</w:t>
            </w:r>
          </w:p>
        </w:tc>
        <w:tc>
          <w:tcPr>
            <w:tcW w:w="11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4C3A35" w14:textId="77777777" w:rsidR="00BD40F3" w:rsidRPr="00BC7EF4" w:rsidRDefault="00B6649B" w:rsidP="000B69DE">
            <w:pPr>
              <w:spacing w:after="120" w:line="276" w:lineRule="auto"/>
              <w:contextualSpacing/>
              <w:rPr>
                <w:rFonts w:eastAsia="Times New Roman" w:cs="Times New Roman"/>
                <w:szCs w:val="24"/>
              </w:rPr>
            </w:pPr>
            <w:r>
              <w:t w:space="preserve"> Not assessed</w:t>
            </w:r>
          </w:p>
        </w:tc>
      </w:tr>
    </w:tbl>
    <w:p w14:paraId="321A890C"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F0868C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available record does not establish the relative reliability benefits or workload effects of these tiers. Any implementation would require context-specific validation.</w:t>
      </w:r>
    </w:p>
    <w:p w14:paraId="40A95957"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Results and Discussion</w:t>
      </w:r>
    </w:p>
    <w:p w14:paraId="3BD5226B"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A96251B" w14:textId="344A7E64"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Setup</w:t>
      </w:r>
    </w:p>
    <w:p w14:paraId="217D5D1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6D1A6C86" w14:textId="77777777" w:rsidR="00BD40F3" w:rsidRPr="00BC7EF4" w:rsidRDefault="00B6649B" w:rsidP="00385F52">
      <w:pPr>
        <w:spacing w:after="120" w:line="276" w:lineRule="auto"/>
        <w:ind w:firstLine="720"/>
        <w:contextualSpacing/>
        <w:jc w:val="both"/>
        <w:rPr>
          <w:rFonts w:eastAsia="Times New Roman" w:cs="Times New Roman"/>
          <w:szCs w:val="24"/>
        </w:rPr>
      </w:pPr>
      <w:del w:id="1" w:author="ChatGPT" w:date="2026-09-27T17:26:19Z">
        <w:r>
          <w:delText>Paper 1 describes a single human–AI collaboration using three governance artefacts and reports session-based operational estimates. The available public record contains no session register, metric definitions, denominators, or underlying logs needed to verify those estimates. Its description of manual work also conflicts with a listed automatic log-parse method. The reported setup therefore cannot be treated as a verified dataset or reproducible measurement procedure.</w:delText>
        </w:r>
      </w:del>
      <w:ins w:id="2" w:author="ChatGPT" w:date="2026-09-27T17:26:19Z">
        <w:r>
          <w:t>Paper 1 describes a single human–AI collaboration using three governance artefacts and reports session-based operational estimates. The available public record contains no session register, metric definitions, denominators, or underlying logs needed to verify those estimates. The methods description also gives inconsistent accounts of how the logs were processed. The reported setup therefore cannot be treated as a verified dataset or reproducible measurement procedure.</w:t>
        </w:r>
      </w:ins>
    </w:p>
    <w:p w14:paraId="29C24A4A"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1DA8CB3B"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6F8961CF"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047A381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4AA00F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F2EAF3" w14:textId="77777777" w:rsidR="00BD40F3" w:rsidRDefault="00B6649B" w:rsidP="00385F52">
      <w:pPr>
        <w:spacing w:after="120" w:line="276" w:lineRule="auto"/>
        <w:ind w:firstLine="720"/>
        <w:contextualSpacing/>
        <w:jc w:val="both"/>
        <w:rPr>
          <w:rFonts w:eastAsia="Times New Roman" w:cs="Times New Roman"/>
          <w:szCs w:val="24"/>
        </w:rPr>
      </w:pPr>
      <w:r>
        <w:t w:space="preserve">The architecture is a design description suitable for prospective evaluation; the available record does not validate its effectiveness or reproducibility.</w:t>
      </w:r>
    </w:p>
    <w:p w14:paraId="1FDFA447" w14:textId="77777777" w:rsidR="00C2721A" w:rsidRDefault="00C2721A" w:rsidP="00C2721A">
      <w:pPr>
        <w:keepNext/>
        <w:keepLines/>
        <w:spacing w:after="120" w:line="276" w:lineRule="auto"/>
        <w:ind w:firstLine="0"/>
        <w:contextualSpacing/>
        <w:jc w:val="both"/>
        <w:rPr>
          <w:rFonts w:eastAsia="Times New Roman" w:cs="Times New Roman"/>
          <w:szCs w:val="24"/>
        </w:rPr>
      </w:pPr>
    </w:p>
    <w:p w14:paraId="1A2C5E78" w14:textId="37179C9A"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Quantitative Outcomes</w:t>
      </w:r>
    </w:p>
    <w:p w14:paraId="0C318D4F"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3330F48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The quantitative outcome estimates reported in the original paper cannot be verified from the available records. The underlying logs, denominators, and metric definitions are unavailable; accordingly, this correction does not present those estimates as findings.</w:t>
      </w:r>
    </w:p>
    <w:p w14:paraId="78222EE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26DDC16"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BA10A30"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4C10B73E"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38529D44" w14:textId="77777777" w:rsidR="00BD40F3" w:rsidRPr="00BC7EF4" w:rsidRDefault="00B6649B" w:rsidP="00385F52">
      <w:pPr>
        <w:numPr>
          <w:ilvl w:val="0"/>
          <w:numId w:val="3"/>
        </w:numPr>
        <w:spacing w:after="120" w:line="276" w:lineRule="auto"/>
        <w:ind w:firstLine="720"/>
        <w:contextualSpacing/>
        <w:jc w:val="both"/>
        <w:rPr>
          <w:rFonts w:cs="Times New Roman"/>
          <w:szCs w:val="24"/>
        </w:rPr>
      </w:pPr>
    </w:p>
    <w:p w14:paraId="54680814" w14:textId="77777777" w:rsidR="00BD40F3" w:rsidRPr="00BC7EF4" w:rsidRDefault="00B6649B" w:rsidP="00385F52">
      <w:pPr>
        <w:spacing w:after="120" w:line="276" w:lineRule="auto"/>
        <w:ind w:firstLine="720"/>
        <w:contextualSpacing/>
        <w:jc w:val="both"/>
        <w:rPr>
          <w:rFonts w:eastAsia="Times New Roman" w:cs="Times New Roman"/>
          <w:szCs w:val="24"/>
        </w:rPr>
      </w:pPr>
    </w:p>
    <w:p w14:paraId="201720EA" w14:textId="77777777" w:rsidR="00C2721A" w:rsidRDefault="00C2721A" w:rsidP="00C2721A">
      <w:pPr>
        <w:keepNext/>
        <w:keepLines/>
        <w:spacing w:after="120" w:line="276" w:lineRule="auto"/>
        <w:ind w:firstLine="0"/>
        <w:contextualSpacing/>
        <w:jc w:val="both"/>
        <w:rPr>
          <w:rFonts w:eastAsia="Times New Roman" w:cs="Times New Roman"/>
          <w:b/>
          <w:i/>
          <w:szCs w:val="24"/>
        </w:rPr>
      </w:pPr>
    </w:p>
    <w:p w14:paraId="360AC0F5" w14:textId="69669962"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Qualitative Observations</w:t>
      </w:r>
    </w:p>
    <w:p w14:paraId="3BD786FD"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5993ABD"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Stability Under Pressure</w:t>
      </w:r>
    </w:p>
    <w:p w14:paraId="726F464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pause before high-risk actions as a proposed safeguard. The available record does not establish how often it was used or what effect it had.</w:t>
      </w:r>
    </w:p>
    <w:p w14:paraId="31E878B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Cognitive Load Reduction</w:t>
      </w:r>
    </w:p>
    <w:p w14:paraId="3E6C242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compaction notes as a proposed way to carry task state across sessions. No verified digest records or review measure are available to establish summary length or retained information.</w:t>
      </w:r>
    </w:p>
    <w:p w14:paraId="55B3C8EE"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Auditability and Trust</w:t>
      </w:r>
    </w:p>
    <w:p w14:paraId="6D30275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a file registry and audit trail to support later review. Available records do not establish complete decision reconstruction, checksum coverage and timestamped approvals for every file, or a valid rating of trust in the AI system.</w:t>
      </w:r>
    </w:p>
    <w:p w14:paraId="19CF6322"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B62A02D" w14:textId="441ABF88"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Practitioner Guidance</w:t>
      </w:r>
    </w:p>
    <w:p w14:paraId="1CBFD624"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41A7E18C"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An initial small-scale trial may be considered; the paper does not establish that this removes drift.</w:t>
      </w:r>
    </w:p>
    <w:p w14:paraId="608493C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freeze interval may be considered where structural changes need deliberate review; this paper does not show that it prevents context loss.</w:t>
      </w:r>
    </w:p>
    <w:p w14:paraId="5926CE14"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Displaying source identifiers and checksums may support review when those records are available.</w:t>
      </w:r>
    </w:p>
    <w:p w14:paraId="40BCAE5B"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Compaction may be considered to keep a shorter working summary, with human review for omitted information.</w:t>
      </w:r>
    </w:p>
    <w:p w14:paraId="2179B1C7"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A pause before high-risk actions may be considered; this paper does not establish an effect on decisions or errors.</w:t>
      </w:r>
    </w:p>
    <w:p w14:paraId="54A5D52A" w14:textId="77777777" w:rsidR="00BD40F3" w:rsidRPr="00BC7EF4" w:rsidRDefault="00B6649B" w:rsidP="00385F52">
      <w:pPr>
        <w:numPr>
          <w:ilvl w:val="0"/>
          <w:numId w:val="5"/>
        </w:numPr>
        <w:spacing w:after="120" w:line="276" w:lineRule="auto"/>
        <w:ind w:firstLine="720"/>
        <w:contextualSpacing/>
        <w:jc w:val="both"/>
        <w:rPr>
          <w:rFonts w:cs="Times New Roman"/>
          <w:szCs w:val="24"/>
        </w:rPr>
      </w:pPr>
      <w:r>
        <w:t w:space="preserve"> Clear, repeatable routines may support disciplined work, but reliability gains were not verified here.</w:t>
      </w:r>
    </w:p>
    <w:p w14:paraId="78EF9D19" w14:textId="77777777" w:rsidR="00BD40F3" w:rsidRPr="00BC7EF4" w:rsidRDefault="00B6649B" w:rsidP="00385F52">
      <w:pPr>
        <w:spacing w:after="120" w:line="276" w:lineRule="auto"/>
        <w:ind w:firstLine="720"/>
        <w:contextualSpacing/>
        <w:jc w:val="both"/>
        <w:rPr>
          <w:rFonts w:eastAsia="Times New Roman" w:cs="Times New Roman"/>
          <w:b/>
          <w:szCs w:val="24"/>
        </w:rPr>
      </w:pPr>
      <w:r w:rsidRPr="00BC7EF4">
        <w:rPr>
          <w:rFonts w:eastAsia="Times New Roman" w:cs="Times New Roman"/>
          <w:b/>
          <w:szCs w:val="24"/>
        </w:rPr>
        <w:t xml:space="preserve">  </w:t>
      </w:r>
    </w:p>
    <w:p w14:paraId="1B6AB70E"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7FD4802" w14:textId="3CDAD242" w:rsidR="00BD40F3" w:rsidRDefault="00B6649B" w:rsidP="00C2721A">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Synthesis</w:t>
      </w:r>
    </w:p>
    <w:p w14:paraId="54BD5573" w14:textId="77777777" w:rsidR="00C2721A" w:rsidRPr="00BC7EF4" w:rsidRDefault="00C2721A" w:rsidP="00C2721A">
      <w:pPr>
        <w:spacing w:after="120" w:line="276" w:lineRule="auto"/>
        <w:ind w:firstLine="0"/>
        <w:contextualSpacing/>
        <w:jc w:val="both"/>
        <w:rPr>
          <w:rFonts w:eastAsia="Times New Roman" w:cs="Times New Roman"/>
          <w:b/>
          <w:i/>
          <w:szCs w:val="24"/>
        </w:rPr>
      </w:pPr>
    </w:p>
    <w:p w14:paraId="7AC0703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substantiate the reported twelve audit cycles, reliability gains, percentage changes, participant reports, or compaction loss rate. These claims are therefore not presented here as findings.</w:t>
      </w:r>
    </w:p>
    <w:p w14:paraId="439D884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the ten A-controls as a process-control framework. The available evidence does not establish that the controls produced reliability gains or that the architecture is reproducible across multi-week reasoning loops.</w:t>
      </w:r>
    </w:p>
    <w:p w14:paraId="0D8202B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2B840FF0" w14:textId="77777777" w:rsidR="00C2721A" w:rsidRDefault="00C2721A" w:rsidP="00385F52">
      <w:pPr>
        <w:spacing w:after="120" w:line="276" w:lineRule="auto"/>
        <w:ind w:firstLine="720"/>
        <w:contextualSpacing/>
        <w:jc w:val="both"/>
        <w:rPr>
          <w:rFonts w:eastAsia="Times New Roman" w:cs="Times New Roman"/>
          <w:b/>
          <w:szCs w:val="24"/>
        </w:rPr>
      </w:pPr>
    </w:p>
    <w:p w14:paraId="12B2B353" w14:textId="77777777" w:rsidR="00C2721A" w:rsidRDefault="00C2721A" w:rsidP="00385F52">
      <w:pPr>
        <w:spacing w:after="120" w:line="276" w:lineRule="auto"/>
        <w:ind w:firstLine="720"/>
        <w:contextualSpacing/>
        <w:jc w:val="both"/>
        <w:rPr>
          <w:rFonts w:eastAsia="Times New Roman" w:cs="Times New Roman"/>
          <w:b/>
          <w:szCs w:val="24"/>
        </w:rPr>
      </w:pPr>
    </w:p>
    <w:p w14:paraId="4FAE9758" w14:textId="046430D9" w:rsidR="00BD40F3" w:rsidRPr="00BC7EF4" w:rsidRDefault="00B6649B" w:rsidP="00385F52">
      <w:pPr>
        <w:spacing w:after="120" w:line="276" w:lineRule="auto"/>
        <w:ind w:firstLine="720"/>
        <w:contextualSpacing/>
        <w:jc w:val="both"/>
        <w:rPr>
          <w:rFonts w:eastAsia="Times New Roman" w:cs="Times New Roman"/>
          <w:b/>
          <w:szCs w:val="24"/>
        </w:rPr>
      </w:pPr>
      <w:r>
        <w:t w:space="preserve"> Table 2 — A-Control Intended Roles and Evidence Status</w:t>
      </w:r>
    </w:p>
    <w:tbl>
      <w:tblPr>
        <w:tblStyle w:val="a5"/>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3196"/>
        <w:gridCol w:w="2659"/>
        <w:gridCol w:w="2380"/>
        <w:gridCol w:w="1410"/>
      </w:tblGrid>
      <w:tr w:rsidR="00BD40F3" w:rsidRPr="00BC7EF4" w14:paraId="78B630DD"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F0F0A5" w14:textId="77777777" w:rsidR="00BD40F3" w:rsidRPr="00BC7EF4" w:rsidRDefault="00B6649B" w:rsidP="000B69DE">
            <w:pPr>
              <w:spacing w:after="120" w:line="276" w:lineRule="auto"/>
              <w:contextualSpacing/>
              <w:rPr>
                <w:rFonts w:eastAsia="Times New Roman" w:cs="Times New Roman"/>
                <w:szCs w:val="24"/>
              </w:rPr>
            </w:pPr>
            <w:r w:rsidRPr="00BC7EF4">
              <w:rPr>
                <w:rFonts w:eastAsia="Times New Roman" w:cs="Times New Roman"/>
                <w:b/>
                <w:szCs w:val="24"/>
              </w:rPr>
              <w:t>Control</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CD66F" w14:textId="77777777" w:rsidR="00BD40F3" w:rsidRPr="00BC7EF4" w:rsidRDefault="00B6649B" w:rsidP="000B69DE">
            <w:pPr>
              <w:spacing w:after="120" w:line="276" w:lineRule="auto"/>
              <w:contextualSpacing/>
              <w:rPr>
                <w:rFonts w:eastAsia="Times New Roman" w:cs="Times New Roman"/>
                <w:szCs w:val="24"/>
              </w:rPr>
            </w:pPr>
            <w:r>
              <w:t w:space="preserve"> Intended Role</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BCB6121" w14:textId="77777777" w:rsidR="00BD40F3" w:rsidRPr="00BC7EF4" w:rsidRDefault="00B6649B" w:rsidP="000B69DE">
            <w:pPr>
              <w:spacing w:after="120" w:line="276" w:lineRule="auto"/>
              <w:contextualSpacing/>
              <w:rPr>
                <w:rFonts w:eastAsia="Times New Roman" w:cs="Times New Roman"/>
                <w:szCs w:val="24"/>
              </w:rPr>
            </w:pPr>
            <w:r>
              <w:t w:space="preserve"> Evidence Status</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9EBC2" w14:textId="77777777" w:rsidR="00BD40F3" w:rsidRPr="00BC7EF4" w:rsidRDefault="00B6649B" w:rsidP="000B69DE">
            <w:pPr>
              <w:spacing w:after="120" w:line="276" w:lineRule="auto"/>
              <w:contextualSpacing/>
              <w:rPr>
                <w:rFonts w:eastAsia="Times New Roman" w:cs="Times New Roman"/>
                <w:szCs w:val="24"/>
              </w:rPr>
            </w:pPr>
            <w:r>
              <w:t w:space="preserve"> Rating</w:t>
            </w:r>
          </w:p>
        </w:tc>
      </w:tr>
      <w:tr w:rsidR="00BD40F3" w:rsidRPr="00BC7EF4" w14:paraId="6F7F056F"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07D81C1"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A1 Canonical Quote (CQ)</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9E77924" w14:textId="77777777" w:rsidR="00BD40F3" w:rsidRPr="00BC7EF4" w:rsidRDefault="00B6649B" w:rsidP="000B69DE">
            <w:pPr>
              <w:spacing w:after="120" w:line="276" w:lineRule="auto"/>
              <w:contextualSpacing/>
              <w:rPr>
                <w:rFonts w:eastAsia="Times New Roman" w:cs="Times New Roman"/>
                <w:szCs w:val="24"/>
              </w:rPr>
            </w:pPr>
            <w:r>
              <w:t>Deterministic numeric lookup; halt on non-canonical queries.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1F447A"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92DEEC"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1A27A5F0"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005D58"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A2 Drift-Safe Response (DSR)</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409FA11" w14:textId="77777777" w:rsidR="00BD40F3" w:rsidRPr="00BC7EF4" w:rsidRDefault="00B6649B" w:rsidP="000B69DE">
            <w:pPr>
              <w:spacing w:after="120" w:line="276" w:lineRule="auto"/>
              <w:contextualSpacing/>
              <w:rPr>
                <w:rFonts w:eastAsia="Times New Roman" w:cs="Times New Roman"/>
                <w:szCs w:val="24"/>
              </w:rPr>
            </w:pPr>
            <w:r>
              <w:t>Classify claims; require sources for numeric and factual claims.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CB5D2D"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DC282FB"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2556FB4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1597F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A3 Compaction &amp; State Digests</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74C0C5" w14:textId="77777777" w:rsidR="00BD40F3" w:rsidRPr="00BC7EF4" w:rsidRDefault="00B6649B" w:rsidP="000B69DE">
            <w:pPr>
              <w:spacing w:after="120" w:line="276" w:lineRule="auto"/>
              <w:contextualSpacing/>
              <w:rPr>
                <w:rFonts w:eastAsia="Times New Roman" w:cs="Times New Roman"/>
                <w:szCs w:val="24"/>
              </w:rPr>
            </w:pPr>
            <w:r>
              <w:t>Compress long histories into concise summaries with state and pointers.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402C9"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1BB9BDB"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4AE3D050"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F36B2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A4 Execution Guard (EG)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36BA6" w14:textId="77777777" w:rsidR="00BD40F3" w:rsidRPr="00BC7EF4" w:rsidRDefault="00B6649B" w:rsidP="000B69DE">
            <w:pPr>
              <w:spacing w:after="120" w:line="276" w:lineRule="auto"/>
              <w:contextualSpacing/>
              <w:rPr>
                <w:rFonts w:eastAsia="Times New Roman" w:cs="Times New Roman"/>
                <w:szCs w:val="24"/>
              </w:rPr>
            </w:pPr>
            <w:r>
              <w:t>Check required inputs before an action.</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259206"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5FDE65"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738AB7C"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BB5E36"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A5 Challenge Protocol (CP)</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F1A0C97" w14:textId="77777777" w:rsidR="00BD40F3" w:rsidRPr="00BC7EF4" w:rsidRDefault="00B6649B" w:rsidP="000B69DE">
            <w:pPr>
              <w:spacing w:after="120" w:line="276" w:lineRule="auto"/>
              <w:contextualSpacing/>
              <w:rPr>
                <w:rFonts w:eastAsia="Times New Roman" w:cs="Times New Roman"/>
                <w:szCs w:val="24"/>
              </w:rPr>
            </w:pPr>
            <w:r>
              <w:t>Resolve disputes from evidence; record citations or their absence.</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561E7EE"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80B5E98"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74D1452"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178BB7"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A6 Freeze &amp; Change-Log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57B2E3" w14:textId="77777777" w:rsidR="00BD40F3" w:rsidRPr="00BC7EF4" w:rsidRDefault="00B6649B" w:rsidP="000B69DE">
            <w:pPr>
              <w:spacing w:after="120" w:line="276" w:lineRule="auto"/>
              <w:contextualSpacing/>
              <w:rPr>
                <w:rFonts w:eastAsia="Times New Roman" w:cs="Times New Roman"/>
                <w:szCs w:val="24"/>
              </w:rPr>
            </w:pPr>
            <w:r>
              <w:t>Freeze structure for 90 days; log evidence-based changes.</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768C46"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F04327"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77FB1A99" w14:textId="77777777">
        <w:trPr>
          <w:trHeight w:val="360"/>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3116FDF" w14:textId="77777777" w:rsidR="00BD40F3" w:rsidRPr="00BC7EF4" w:rsidRDefault="00B6649B" w:rsidP="000B69DE">
            <w:pPr>
              <w:spacing w:after="120" w:line="276" w:lineRule="auto"/>
              <w:contextualSpacing/>
              <w:rPr>
                <w:rFonts w:eastAsia="Times New Roman" w:cs="Times New Roman"/>
                <w:szCs w:val="24"/>
              </w:rPr>
            </w:pPr>
            <w:del w:id="19" w:author="ChatGPT" w:date="2026-09-27T17:26:19Z">
              <w:r>
                <w:rPr>
                  <w:rFonts w:eastAsia="Times New Roman" w:cs="Times New Roman"/>
                  <w:szCs w:val="24"/>
                </w:rPr>
                <w:delText>A7 Rung Trigger Evaluation (RTE)</w:delText>
              </w:r>
            </w:del>
            <w:ins w:id="20" w:author="ChatGPT" w:date="2026-09-27T17:26:19Z">
              <w:r>
                <w:rPr>
                  <w:rFonts w:eastAsia="Times New Roman" w:cs="Times New Roman"/>
                  <w:szCs w:val="24"/>
                </w:rPr>
                <w:t>A7 Action-Threshold Evaluation (ATE)</w:t>
              </w:r>
            </w:ins>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FD8EEF" w14:textId="77777777" w:rsidR="00BD40F3" w:rsidRPr="00BC7EF4" w:rsidRDefault="00B6649B" w:rsidP="000B69DE">
            <w:pPr>
              <w:spacing w:after="120" w:line="276" w:lineRule="auto"/>
              <w:contextualSpacing/>
              <w:rPr>
                <w:rFonts w:eastAsia="Times New Roman" w:cs="Times New Roman"/>
                <w:szCs w:val="24"/>
              </w:rPr>
            </w:pPr>
            <w:r>
              <w:t>Calculate which action thresholds are met from supplied inputs.</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614743"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7801F"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0B2B8B93" w14:textId="77777777">
        <w:trPr>
          <w:trHeight w:val="597"/>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7384ACD"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A8 Gift-Capture Governor (GCG)</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9A97FA" w14:textId="77777777" w:rsidR="00BD40F3" w:rsidRPr="00BC7EF4" w:rsidRDefault="00B6649B" w:rsidP="000B69DE">
            <w:pPr>
              <w:spacing w:after="120" w:line="276" w:lineRule="auto"/>
              <w:contextualSpacing/>
              <w:rPr>
                <w:rFonts w:eastAsia="Times New Roman" w:cs="Times New Roman"/>
                <w:szCs w:val="24"/>
              </w:rPr>
            </w:pPr>
            <w:del w:id="21" w:author="ChatGPT" w:date="2026-09-27T17:26:19Z">
              <w:r>
                <w:delText>Apply the lockout; record upside-consolidation decisions.</w:delText>
              </w:r>
            </w:del>
            <w:ins w:id="22" w:author="ChatGPT" w:date="2026-09-27T17:26:19Z">
              <w:r>
                <w:t>Apply a lockout and record rule-based action decisions.</w:t>
              </w:r>
            </w:ins>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C53540"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8B383"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3DEC5F6D" w14:textId="77777777">
        <w:trPr>
          <w:trHeight w:val="597"/>
        </w:trPr>
        <w:tc>
          <w:tcPr>
            <w:tcW w:w="319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09637DB"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A9 Error Handling &amp; Self-Critique</w:t>
            </w:r>
          </w:p>
        </w:tc>
        <w:tc>
          <w:tcPr>
            <w:tcW w:w="265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E9A1E7" w14:textId="77777777" w:rsidR="00BD40F3" w:rsidRPr="00BC7EF4" w:rsidRDefault="00B6649B" w:rsidP="000B69DE">
            <w:pPr>
              <w:spacing w:after="120" w:line="276" w:lineRule="auto"/>
              <w:contextualSpacing/>
              <w:rPr>
                <w:rFonts w:eastAsia="Times New Roman" w:cs="Times New Roman"/>
                <w:szCs w:val="24"/>
              </w:rPr>
            </w:pPr>
            <w:r>
              <w:t>Defer action when canonical data are missing; flag uncertainty.</w:t>
            </w:r>
          </w:p>
        </w:tc>
        <w:tc>
          <w:tcPr>
            <w:tcW w:w="238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6F4F07C"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BAAF85" w14:textId="77777777" w:rsidR="00BD40F3" w:rsidRPr="00BC7EF4" w:rsidRDefault="00B6649B" w:rsidP="000B69DE">
            <w:pPr>
              <w:spacing w:after="120" w:line="276" w:lineRule="auto"/>
              <w:contextualSpacing/>
              <w:rPr>
                <w:rFonts w:eastAsia="Times New Roman" w:cs="Times New Roman"/>
                <w:szCs w:val="24"/>
              </w:rPr>
            </w:pPr>
            <w:r>
              <w:t>Not assessed</w:t>
            </w:r>
          </w:p>
        </w:tc>
      </w:tr>
      <w:tr w:rsidR="00BD40F3" w:rsidRPr="00BC7EF4" w14:paraId="00129EB5" w14:textId="77777777">
        <w:trPr>
          <w:trHeight w:val="360"/>
        </w:trPr>
        <w:tc>
          <w:tcPr>
            <w:tcW w:w="319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015B7D5" w14:textId="77777777" w:rsidR="00BD40F3" w:rsidRPr="00BC7EF4" w:rsidRDefault="00B6649B" w:rsidP="000B69DE">
            <w:pPr>
              <w:spacing w:after="120" w:line="276" w:lineRule="auto"/>
              <w:contextualSpacing/>
              <w:rPr>
                <w:rFonts w:eastAsia="Times New Roman" w:cs="Times New Roman"/>
                <w:szCs w:val="24"/>
              </w:rPr>
            </w:pPr>
            <w:r>
              <w:rPr>
                <w:rFonts w:eastAsia="Times New Roman" w:cs="Times New Roman"/>
                <w:szCs w:val="24"/>
              </w:rPr>
              <w:t>A10 Emotional Stability Hook (ESH)</w:t>
            </w:r>
          </w:p>
        </w:tc>
        <w:tc>
          <w:tcPr>
            <w:tcW w:w="265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C3A3B0C" w14:textId="77777777" w:rsidR="00BD40F3" w:rsidRPr="00BC7EF4" w:rsidRDefault="00B6649B" w:rsidP="000B69DE">
            <w:pPr>
              <w:spacing w:after="120" w:line="276" w:lineRule="auto"/>
              <w:contextualSpacing/>
              <w:rPr>
                <w:rFonts w:eastAsia="Times New Roman" w:cs="Times New Roman"/>
                <w:szCs w:val="24"/>
              </w:rPr>
            </w:pPr>
            <w:r>
              <w:t>Pause at defined stress gates; restate the decision, then proceed or defer.</w:t>
            </w:r>
          </w:p>
        </w:tc>
        <w:tc>
          <w:tcPr>
            <w:tcW w:w="238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F81EF0" w14:textId="77777777" w:rsidR="00BD40F3" w:rsidRPr="00BC7EF4" w:rsidRDefault="00B6649B" w:rsidP="000B69DE">
            <w:pPr>
              <w:spacing w:after="120" w:line="276" w:lineRule="auto"/>
              <w:contextualSpacing/>
              <w:rPr>
                <w:rFonts w:eastAsia="Times New Roman" w:cs="Times New Roman"/>
                <w:szCs w:val="24"/>
              </w:rPr>
            </w:pPr>
            <w:r>
              <w:t>Not shown</w:t>
            </w:r>
          </w:p>
        </w:tc>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9C7C662" w14:textId="77777777" w:rsidR="00BD40F3" w:rsidRPr="00BC7EF4" w:rsidRDefault="00B6649B" w:rsidP="000B69DE">
            <w:pPr>
              <w:spacing w:after="120" w:line="276" w:lineRule="auto"/>
              <w:contextualSpacing/>
              <w:rPr>
                <w:rFonts w:eastAsia="Times New Roman" w:cs="Times New Roman"/>
                <w:szCs w:val="24"/>
              </w:rPr>
            </w:pPr>
            <w:r>
              <w:t>Not assessed</w:t>
            </w:r>
          </w:p>
        </w:tc>
      </w:tr>
    </w:tbl>
    <w:p w14:paraId="655F380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0777A96"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Limitations</w:t>
      </w:r>
    </w:p>
    <w:p w14:paraId="72A696F8"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7BFA97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proposed control stack has technical, human, process, and evaluation constraints. The available records do not establish the reliability gains claimed elsewhere in the paper, so those gains are not treated here as verified outcomes.</w:t>
      </w:r>
    </w:p>
    <w:p w14:paraId="57821B1A"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Model and context constraints.</w:t>
      </w:r>
    </w:p>
    <w:p w14:paraId="355689A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an evaluation using one model family (GPT-5), but the available records do not verify the evaluation or substantiate the reported degradation beyond 60 k tokens. Compaction and context limits are design considerations; their effects in this work cannot be assessed from the available evidence.</w:t>
      </w:r>
    </w:p>
    <w:p w14:paraId="53EB2035"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Human factors.</w:t>
      </w:r>
    </w:p>
    <w:p w14:paraId="7E3F83F7"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assumes sustained human participation. Its cadence rituals, checkpoints, and freeze policies are intended to support oversight; the available records do not establish adherence to these practices or their effect on errors or reliability.</w:t>
      </w:r>
    </w:p>
    <w:p w14:paraId="65B69E7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Process scope.</w:t>
      </w:r>
    </w:p>
    <w:p w14:paraId="29E9AE9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describes a single human–model dyad, but the available records do not verify this evaluation. Multi-agent or multi-team use may introduce coordination requirements that warrant separate evaluation. The transferability of A1–A10 and any need to recalibrate them remain proposed considerations, not tested findings.</w:t>
      </w:r>
    </w:p>
    <w:p w14:paraId="04DAD62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Metrics and evaluation.</w:t>
      </w:r>
    </w:p>
    <w:p w14:paraId="5A55879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quantitative outcomes were derived from operational logs rather than external benchmarks. Those logs and associated metric definitions are not available here, so reported drift and file-churn reductions cannot be verified. Future evaluation could define measures and use independent or blinded replication.</w:t>
      </w:r>
    </w:p>
    <w:p w14:paraId="1E3F1F92"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Automation boundaries.</w:t>
      </w:r>
    </w:p>
    <w:p w14:paraId="76AADF9B"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is presented as retaining human oversight for ethical review, consent gates, and final-action authority. The available material does not evaluate automated execution or establish what formal verification or liability arrangements would be required for autonomous deployment.</w:t>
      </w:r>
    </w:p>
    <w:p w14:paraId="145126A9"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Summary.</w:t>
      </w:r>
    </w:p>
    <w:p w14:paraId="0844E3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This paper presents a governance architecture intended to organise human–AI collaboration. Available records do not establish durable gains in stability or auditability. Technical limits, dependence on human participation, and unverified metrics remain relevant areas for evaluation before the framework’s reliability or reproducibility can be assessed.</w:t>
      </w:r>
    </w:p>
    <w:p w14:paraId="55E626D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96C0D18"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t>Adoption Playbook</w:t>
      </w:r>
    </w:p>
    <w:p w14:paraId="413F4482"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3334138F" w14:textId="77777777" w:rsidR="00BD40F3" w:rsidRDefault="00B6649B" w:rsidP="00385F52">
      <w:pPr>
        <w:spacing w:after="120" w:line="276" w:lineRule="auto"/>
        <w:ind w:firstLine="720"/>
        <w:contextualSpacing/>
        <w:jc w:val="both"/>
        <w:rPr>
          <w:rFonts w:eastAsia="Times New Roman" w:cs="Times New Roman"/>
          <w:szCs w:val="24"/>
        </w:rPr>
      </w:pPr>
      <w:r>
        <w:t w:space="preserve"> This section presents a proposed procedure for individuals and small teams. It is intended to organise work with minimal tools, an explicit cadence, and checkpoints; the available records do not establish that it achieves long-horizon stability.</w:t>
      </w:r>
    </w:p>
    <w:p w14:paraId="5ABCD3D4" w14:textId="77777777" w:rsidR="00C2721A" w:rsidRPr="00BC7EF4" w:rsidRDefault="00C2721A" w:rsidP="00385F52">
      <w:pPr>
        <w:spacing w:after="120" w:line="276" w:lineRule="auto"/>
        <w:ind w:firstLine="720"/>
        <w:contextualSpacing/>
        <w:jc w:val="both"/>
        <w:rPr>
          <w:rFonts w:eastAsia="Times New Roman" w:cs="Times New Roman"/>
          <w:szCs w:val="24"/>
        </w:rPr>
      </w:pPr>
    </w:p>
    <w:p w14:paraId="6FDF10BD" w14:textId="7BFB6790" w:rsidR="00BD40F3" w:rsidRDefault="00B6649B" w:rsidP="00C2721A">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Minimal Tooling and Roles</w:t>
      </w:r>
    </w:p>
    <w:p w14:paraId="6371C3AB" w14:textId="77777777" w:rsidR="00C2721A" w:rsidRPr="00BC7EF4" w:rsidRDefault="00C2721A" w:rsidP="00C2721A">
      <w:pPr>
        <w:keepNext/>
        <w:keepLines/>
        <w:spacing w:after="120" w:line="276" w:lineRule="auto"/>
        <w:ind w:firstLine="0"/>
        <w:contextualSpacing/>
        <w:jc w:val="both"/>
        <w:rPr>
          <w:rFonts w:eastAsia="Times New Roman" w:cs="Times New Roman"/>
          <w:b/>
          <w:i/>
          <w:szCs w:val="24"/>
        </w:rPr>
      </w:pPr>
    </w:p>
    <w:p w14:paraId="5B9220E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using a document editor, a spreadsheet, and a shared file directory with version tracking; this setup was not evaluated here.</w:t>
      </w:r>
    </w:p>
    <w:p w14:paraId="10058D66"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Strategy Master (.docx or .md): proposed location for rules, logic, and narrative.</w:t>
      </w:r>
    </w:p>
    <w:p w14:paraId="400E341B" w14:textId="77777777" w:rsidR="00BD40F3" w:rsidRPr="00BC7EF4" w:rsidRDefault="00B6649B" w:rsidP="00385F52">
      <w:pPr>
        <w:numPr>
          <w:ilvl w:val="0"/>
          <w:numId w:val="6"/>
        </w:numPr>
        <w:spacing w:after="120" w:line="276" w:lineRule="auto"/>
        <w:ind w:firstLine="720"/>
        <w:contextualSpacing/>
        <w:jc w:val="both"/>
        <w:rPr>
          <w:rFonts w:cs="Times New Roman"/>
          <w:szCs w:val="24"/>
        </w:rPr>
      </w:pPr>
      <w:r>
        <w:t w:space="preserve"> Canonical Numbers Sheet (.xlsx or .csv): proposed location for validated numeric values.</w:t>
      </w:r>
    </w:p>
    <w:p w14:paraId="7BF1D688" w14:textId="77777777" w:rsidR="00BD40F3" w:rsidRPr="00CE3A5D" w:rsidRDefault="00B6649B" w:rsidP="00385F52">
      <w:pPr>
        <w:numPr>
          <w:ilvl w:val="0"/>
          <w:numId w:val="6"/>
        </w:numPr>
        <w:spacing w:after="120" w:line="276" w:lineRule="auto"/>
        <w:ind w:firstLine="720"/>
        <w:contextualSpacing/>
        <w:jc w:val="both"/>
        <w:rPr>
          <w:rFonts w:cs="Times New Roman"/>
          <w:szCs w:val="24"/>
        </w:rPr>
      </w:pPr>
      <w:r>
        <w:t w:space="preserve"> Life System Master (.docx): proposed location for cadence and audit procedures. The playbook proposes one human operator (“strategist”) and one AI agent (“analyst”); available evidence does not establish that this staffing model is sufficient. Additional reviewers may be appropriate where compliance requires them.</w:t>
      </w:r>
    </w:p>
    <w:p w14:paraId="1143FA5B" w14:textId="77777777" w:rsidR="00CE3A5D" w:rsidRPr="00BC7EF4" w:rsidRDefault="00CE3A5D" w:rsidP="00CE3A5D">
      <w:pPr>
        <w:spacing w:after="120" w:line="276" w:lineRule="auto"/>
        <w:ind w:left="1440" w:firstLine="0"/>
        <w:contextualSpacing/>
        <w:jc w:val="both"/>
        <w:rPr>
          <w:rFonts w:cs="Times New Roman"/>
          <w:szCs w:val="24"/>
        </w:rPr>
      </w:pPr>
    </w:p>
    <w:p w14:paraId="07C020BC" w14:textId="77777777" w:rsidR="00BD40F3" w:rsidRPr="00BC7EF4" w:rsidRDefault="00B6649B" w:rsidP="00CE3A5D">
      <w:pPr>
        <w:keepNext/>
        <w:keepLines/>
        <w:pBdr>
          <w:top w:val="nil"/>
          <w:left w:val="nil"/>
          <w:bottom w:val="nil"/>
          <w:right w:val="nil"/>
          <w:between w:val="nil"/>
        </w:pBdr>
        <w:spacing w:after="120" w:line="276" w:lineRule="auto"/>
        <w:ind w:firstLine="0"/>
        <w:contextualSpacing/>
        <w:jc w:val="both"/>
        <w:rPr>
          <w:rFonts w:eastAsia="Times New Roman" w:cs="Times New Roman"/>
          <w:b/>
          <w:i/>
          <w:color w:val="000000"/>
          <w:szCs w:val="24"/>
        </w:rPr>
      </w:pPr>
      <w:r w:rsidRPr="00BC7EF4">
        <w:rPr>
          <w:rFonts w:eastAsia="Times New Roman" w:cs="Times New Roman"/>
          <w:b/>
          <w:i/>
          <w:color w:val="000000"/>
          <w:szCs w:val="24"/>
        </w:rPr>
        <w:t>Roll-out Steps and Guardrails</w:t>
      </w:r>
    </w:p>
    <w:p w14:paraId="70B4938D" w14:textId="77777777" w:rsidR="00BD40F3" w:rsidRPr="00BC7EF4" w:rsidRDefault="00BD40F3" w:rsidP="00385F52">
      <w:pPr>
        <w:keepNext/>
        <w:keepLines/>
        <w:pBdr>
          <w:top w:val="nil"/>
          <w:left w:val="nil"/>
          <w:bottom w:val="nil"/>
          <w:right w:val="nil"/>
          <w:between w:val="nil"/>
        </w:pBdr>
        <w:spacing w:after="120" w:line="276" w:lineRule="auto"/>
        <w:ind w:left="816" w:firstLine="720"/>
        <w:contextualSpacing/>
        <w:jc w:val="both"/>
        <w:rPr>
          <w:rFonts w:eastAsia="Times New Roman" w:cs="Times New Roman"/>
          <w:b/>
          <w:color w:val="000000"/>
          <w:szCs w:val="24"/>
        </w:rPr>
      </w:pPr>
    </w:p>
    <w:p w14:paraId="5A8D7E7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a one-week rollout sequence:</w:t>
      </w:r>
    </w:p>
    <w:p w14:paraId="013940A0" w14:textId="77777777" w:rsidR="00BD40F3" w:rsidRPr="00BC7EF4" w:rsidRDefault="00BD40F3" w:rsidP="00385F52">
      <w:pPr>
        <w:spacing w:after="120" w:line="276" w:lineRule="auto"/>
        <w:ind w:firstLine="720"/>
        <w:contextualSpacing/>
        <w:jc w:val="both"/>
        <w:rPr>
          <w:rFonts w:eastAsia="Times New Roman" w:cs="Times New Roman"/>
          <w:szCs w:val="24"/>
        </w:rPr>
      </w:pPr>
    </w:p>
    <w:tbl>
      <w:tblPr>
        <w:tblStyle w:val="a6"/>
        <w:tblW w:w="96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740"/>
        <w:gridCol w:w="7513"/>
        <w:gridCol w:w="1392"/>
      </w:tblGrid>
      <w:tr w:rsidR="00BD40F3" w:rsidRPr="00BC7EF4" w14:paraId="7B837634" w14:textId="77777777">
        <w:trPr>
          <w:trHeight w:val="597"/>
          <w:tblHeader/>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C70DFBE"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lastRenderedPageBreak/>
              <w:t>Day</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44368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Task</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ED528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b/>
                <w:szCs w:val="24"/>
              </w:rPr>
              <w:t>Controls Activated</w:t>
            </w:r>
          </w:p>
        </w:tc>
      </w:tr>
      <w:tr w:rsidR="00BD40F3" w:rsidRPr="00BC7EF4" w14:paraId="457C367B" w14:textId="77777777">
        <w:trPr>
          <w:trHeight w:val="87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D5AAA70"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1</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498D24"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Establish the three authoritative files; migrate all existing data; mark non-migrated items NON-CANONICAL.</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2B85AB3"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A1 - A2</w:t>
            </w:r>
          </w:p>
        </w:tc>
      </w:tr>
      <w:tr w:rsidR="00BD40F3" w:rsidRPr="00BC7EF4" w14:paraId="0B23A00E"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942E207"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2</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5E5FC1D"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Run a numeric-source and challenge walk-through; verify source paths and record unresolved items.</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05A8A6"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A1, A2, A5</w:t>
            </w:r>
          </w:p>
        </w:tc>
      </w:tr>
      <w:tr w:rsidR="00BD40F3" w:rsidRPr="00BC7EF4" w14:paraId="538DE42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BFF1F5"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3</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EB22FA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Conduct first daily pulse and weekly review; record blockers; trial compaction digest.</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4DB7E6C"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A3</w:t>
            </w:r>
          </w:p>
        </w:tc>
      </w:tr>
      <w:tr w:rsidR="00BD40F3" w:rsidRPr="00BC7EF4" w14:paraId="5FD768E5" w14:textId="77777777">
        <w:trPr>
          <w:trHeight w:val="597"/>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575993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4 - 5</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84651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Stress-test execution guard (A4) on live or simulated scenarios; exercise challenge protocol (A5).</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2627F2"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A4 - A5</w:t>
            </w:r>
          </w:p>
        </w:tc>
      </w:tr>
      <w:tr w:rsidR="00BD40F3" w:rsidRPr="00BC7EF4" w14:paraId="29854491" w14:textId="77777777">
        <w:trPr>
          <w:trHeight w:val="431"/>
        </w:trPr>
        <w:tc>
          <w:tcPr>
            <w:tcW w:w="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E00E4D"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6</w:t>
            </w:r>
          </w:p>
        </w:tc>
        <w:tc>
          <w:tcPr>
            <w:tcW w:w="75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F919C80"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Freeze artefacts and log changes; exercise the gift-capture lockout; test the pause at high-risk gates.</w:t>
            </w:r>
          </w:p>
        </w:tc>
        <w:tc>
          <w:tcPr>
            <w:tcW w:w="13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02DD65B" w14:textId="77777777" w:rsidR="00BD40F3" w:rsidRPr="00BC7EF4" w:rsidRDefault="00B6649B" w:rsidP="00163F88">
            <w:pPr>
              <w:spacing w:after="120" w:line="276" w:lineRule="auto"/>
              <w:contextualSpacing/>
              <w:rPr>
                <w:rFonts w:eastAsia="Times New Roman" w:cs="Times New Roman"/>
                <w:szCs w:val="24"/>
              </w:rPr>
            </w:pPr>
            <w:r>
              <w:rPr>
                <w:rFonts w:eastAsia="Times New Roman" w:cs="Times New Roman"/>
                <w:szCs w:val="24"/>
              </w:rPr>
              <w:t>A6, A8, A10</w:t>
            </w:r>
          </w:p>
        </w:tc>
      </w:tr>
      <w:tr w:rsidR="00BD40F3" w:rsidRPr="00BC7EF4" w14:paraId="579E34D0" w14:textId="77777777">
        <w:trPr>
          <w:trHeight w:val="431"/>
        </w:trPr>
        <w:tc>
          <w:tcPr>
            <w:tcW w:w="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8A42A8A"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7</w:t>
            </w:r>
          </w:p>
        </w:tc>
        <w:tc>
          <w:tcPr>
            <w:tcW w:w="75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D00F55B"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Begin regular cadence: daily pulse, weekly review, monthly audit, quarterly freeze.</w:t>
            </w:r>
          </w:p>
        </w:tc>
        <w:tc>
          <w:tcPr>
            <w:tcW w:w="13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D17C66" w14:textId="77777777" w:rsidR="00BD40F3" w:rsidRPr="00BC7EF4" w:rsidRDefault="00B6649B" w:rsidP="00163F88">
            <w:pPr>
              <w:spacing w:after="120" w:line="276" w:lineRule="auto"/>
              <w:contextualSpacing/>
              <w:rPr>
                <w:rFonts w:eastAsia="Times New Roman" w:cs="Times New Roman"/>
                <w:szCs w:val="24"/>
              </w:rPr>
            </w:pPr>
            <w:r w:rsidRPr="00BC7EF4">
              <w:rPr>
                <w:rFonts w:eastAsia="Times New Roman" w:cs="Times New Roman"/>
                <w:szCs w:val="24"/>
              </w:rPr>
              <w:t>All</w:t>
            </w:r>
          </w:p>
        </w:tc>
      </w:tr>
    </w:tbl>
    <w:p w14:paraId="6B5CEEA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73C1D0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Proposed guardrails:</w:t>
      </w:r>
    </w:p>
    <w:p w14:paraId="0832CE1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Where practical, keep one current file per artefact and record versions to avoid parallel drafts.</w:t>
      </w:r>
    </w:p>
    <w:p w14:paraId="201930C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Record a source identifier for each number where available; flag figures without traceable sources.</w:t>
      </w:r>
    </w:p>
    <w:p w14:paraId="0172309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 w:space="preserve"> A checklist may be used before execution as an A4 safeguard.</w:t>
      </w:r>
    </w:p>
    <w:p w14:paraId="14BFF8D0"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t>Human confirmation may be retained for critical writes through the A4 Execution Guard.</w:t>
      </w:r>
    </w:p>
    <w:p w14:paraId="23B90E1F" w14:textId="77777777" w:rsidR="00BD40F3" w:rsidRPr="00CE3A5D" w:rsidRDefault="00B6649B" w:rsidP="00385F52">
      <w:pPr>
        <w:numPr>
          <w:ilvl w:val="0"/>
          <w:numId w:val="7"/>
        </w:numPr>
        <w:spacing w:after="120" w:line="276" w:lineRule="auto"/>
        <w:ind w:firstLine="720"/>
        <w:contextualSpacing/>
        <w:jc w:val="both"/>
        <w:rPr>
          <w:rFonts w:cs="Times New Roman"/>
          <w:szCs w:val="24"/>
        </w:rPr>
      </w:pPr>
      <w:r>
        <w:t w:space="preserve"> A freeze period may be used for controlled changes; document exceptions and version updates.</w:t>
      </w:r>
    </w:p>
    <w:p w14:paraId="314084DD" w14:textId="77777777" w:rsidR="00CE3A5D" w:rsidRPr="00BC7EF4" w:rsidRDefault="00CE3A5D" w:rsidP="00CE3A5D">
      <w:pPr>
        <w:spacing w:after="120" w:line="276" w:lineRule="auto"/>
        <w:ind w:left="1440" w:firstLine="0"/>
        <w:contextualSpacing/>
        <w:jc w:val="both"/>
        <w:rPr>
          <w:rFonts w:cs="Times New Roman"/>
          <w:szCs w:val="24"/>
        </w:rPr>
      </w:pPr>
    </w:p>
    <w:p w14:paraId="0D5F6FFA" w14:textId="510BE170"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Maintenance Routines</w:t>
      </w:r>
    </w:p>
    <w:p w14:paraId="22364626"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2157883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weekly audits and quarterly comparisons of frozen-file hashes, with reconciliation where needed. It also proposes 30-day compaction summaries. The available records do not establish that these intervals maintain parity, preserve continuity, or control token growth.</w:t>
      </w:r>
    </w:p>
    <w:p w14:paraId="3610DB77" w14:textId="77777777" w:rsidR="00BD40F3" w:rsidRDefault="00B6649B" w:rsidP="00385F52">
      <w:pPr>
        <w:spacing w:after="120" w:line="276" w:lineRule="auto"/>
        <w:ind w:firstLine="720"/>
        <w:contextualSpacing/>
        <w:jc w:val="both"/>
        <w:rPr>
          <w:rFonts w:eastAsia="Times New Roman" w:cs="Times New Roman"/>
          <w:szCs w:val="24"/>
        </w:rPr>
      </w:pPr>
      <w:r>
        <w:t>Teams could consider lightweight automation, such as validating A1 lookups, generating A3 compaction digests, or prompting an A10 pause at defined high-risk gates. These are proposed options; their effects were not evaluated.</w:t>
      </w:r>
    </w:p>
    <w:p w14:paraId="6CFE2D5D" w14:textId="77777777" w:rsidR="00CE3A5D" w:rsidRDefault="00CE3A5D" w:rsidP="00CE3A5D">
      <w:pPr>
        <w:spacing w:after="120" w:line="276" w:lineRule="auto"/>
        <w:ind w:firstLine="0"/>
        <w:contextualSpacing/>
        <w:jc w:val="both"/>
        <w:rPr>
          <w:rFonts w:eastAsia="Times New Roman" w:cs="Times New Roman"/>
          <w:szCs w:val="24"/>
        </w:rPr>
      </w:pPr>
    </w:p>
    <w:p w14:paraId="3FC038A3" w14:textId="04DEA8CB" w:rsidR="00BD40F3" w:rsidRDefault="00B6649B" w:rsidP="00CE3A5D">
      <w:pPr>
        <w:spacing w:after="120" w:line="276" w:lineRule="auto"/>
        <w:ind w:firstLine="0"/>
        <w:contextualSpacing/>
        <w:jc w:val="both"/>
        <w:rPr>
          <w:rFonts w:eastAsia="Times New Roman" w:cs="Times New Roman"/>
          <w:b/>
          <w:i/>
          <w:szCs w:val="24"/>
        </w:rPr>
      </w:pPr>
      <w:r>
        <w:t w:space="preserve"> Expected Benefits (not verified)</w:t>
      </w:r>
    </w:p>
    <w:p w14:paraId="3F6B58AA"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4C49A3A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available records do not establish a typical 4–6 week reduction in rework or quantify such a reduction.</w:t>
      </w:r>
    </w:p>
    <w:p w14:paraId="401705DF" w14:textId="77777777" w:rsidR="00BD40F3" w:rsidRPr="00BC7EF4" w:rsidRDefault="00B6649B" w:rsidP="00385F52">
      <w:pPr>
        <w:spacing w:after="120" w:line="276" w:lineRule="auto"/>
        <w:ind w:left="1004" w:firstLine="720"/>
        <w:contextualSpacing/>
        <w:jc w:val="both"/>
        <w:rPr>
          <w:rFonts w:eastAsia="Times New Roman" w:cs="Times New Roman"/>
          <w:szCs w:val="24"/>
        </w:rPr>
      </w:pPr>
      <w:r>
        <w:t w:space="preserve"> A fatigue index based on session length and correction rate is proposed, but no values or validated measurement are available.</w:t>
      </w:r>
    </w:p>
    <w:p w14:paraId="4E490032"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The claim of zero policy breaches under the control stack is not substantiated by the available records.</w:t>
      </w:r>
    </w:p>
    <w:p w14:paraId="6199633E" w14:textId="77777777" w:rsidR="00BD40F3" w:rsidRPr="00BC7EF4" w:rsidRDefault="00B6649B" w:rsidP="00385F52">
      <w:pPr>
        <w:numPr>
          <w:ilvl w:val="0"/>
          <w:numId w:val="1"/>
        </w:numPr>
        <w:spacing w:after="120" w:line="276" w:lineRule="auto"/>
        <w:ind w:firstLine="720"/>
        <w:contextualSpacing/>
        <w:jc w:val="both"/>
        <w:rPr>
          <w:rFonts w:cs="Times New Roman"/>
          <w:szCs w:val="24"/>
        </w:rPr>
      </w:pPr>
      <w:r>
        <w:t w:space="preserve"> Full reproducibility of numeric decisions across audit cycles is not demonstrated in the available records.</w:t>
      </w:r>
    </w:p>
    <w:p w14:paraId="54811CA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playbook proposes disciplined simplicity—few files, explicit gates, and provenance—as an approach to human–AI collaboration. The available records do not demonstrate that this approach produced dependable outcomes.</w:t>
      </w:r>
    </w:p>
    <w:p w14:paraId="78346E4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E76BA0A" w14:textId="77777777" w:rsidR="00BD40F3" w:rsidRPr="00BC7EF4" w:rsidRDefault="00B6649B" w:rsidP="00385F52">
      <w:pPr>
        <w:keepNext/>
        <w:keepLines/>
        <w:numPr>
          <w:ilvl w:val="0"/>
          <w:numId w:val="4"/>
        </w:numPr>
        <w:pBdr>
          <w:top w:val="nil"/>
          <w:left w:val="nil"/>
          <w:bottom w:val="nil"/>
          <w:right w:val="nil"/>
          <w:between w:val="nil"/>
        </w:pBdr>
        <w:spacing w:after="120" w:line="276" w:lineRule="auto"/>
        <w:ind w:firstLine="720"/>
        <w:contextualSpacing/>
        <w:jc w:val="both"/>
        <w:rPr>
          <w:rFonts w:eastAsia="Times New Roman" w:cs="Times New Roman"/>
          <w:b/>
          <w:color w:val="000000"/>
          <w:szCs w:val="24"/>
        </w:rPr>
      </w:pPr>
      <w:r w:rsidRPr="00BC7EF4">
        <w:rPr>
          <w:rFonts w:eastAsia="Times New Roman" w:cs="Times New Roman"/>
          <w:b/>
          <w:color w:val="000000"/>
          <w:szCs w:val="24"/>
        </w:rPr>
        <w:lastRenderedPageBreak/>
        <w:t>Ethics and Safety</w:t>
      </w:r>
    </w:p>
    <w:p w14:paraId="7BCBC003"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52921DA3" w14:textId="77777777" w:rsidR="00BD40F3" w:rsidRDefault="00B6649B" w:rsidP="00385F52">
      <w:pPr>
        <w:spacing w:after="120" w:line="276" w:lineRule="auto"/>
        <w:ind w:firstLine="720"/>
        <w:contextualSpacing/>
        <w:jc w:val="both"/>
        <w:rPr>
          <w:rFonts w:eastAsia="Times New Roman" w:cs="Times New Roman"/>
          <w:szCs w:val="24"/>
        </w:rPr>
      </w:pPr>
      <w:r>
        <w:t>The paper presents the A1–A10 stack as a proposed workflow with human checkpoints; the available records do not verify its implementation or effects.</w:t>
      </w:r>
    </w:p>
    <w:p w14:paraId="58C21F5C"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4A87DB71" w14:textId="2A39F8F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Data Provenance and Privacy</w:t>
      </w:r>
    </w:p>
    <w:p w14:paraId="080A372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58FA671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Strategy Master, Canonical Numbers Sheet, and Life System Master contain only procedural and numeric information, and that screenshots are deleted after reconciliation. Available inventories and retention records do not verify these data-handling claims.</w:t>
      </w:r>
    </w:p>
    <w:p w14:paraId="19521D40"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proposes origin IDs and timestamps for canonical entries, and describes audit logs as immutable but redactable, with structural data public and sensitive context private. Available records do not verify coverage, immutability, redaction, or access controls; chain-of-custody requirements are therefore not established.</w:t>
      </w:r>
    </w:p>
    <w:p w14:paraId="3276ABA5"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7E38DAB1" w14:textId="0AF2659B" w:rsidR="00BD40F3" w:rsidRDefault="00B6649B" w:rsidP="00CE3A5D">
      <w:pPr>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Human Agency and Oversight</w:t>
      </w:r>
    </w:p>
    <w:p w14:paraId="588D9CAD" w14:textId="77777777" w:rsidR="00CE3A5D" w:rsidRPr="00BC7EF4" w:rsidRDefault="00CE3A5D" w:rsidP="00CE3A5D">
      <w:pPr>
        <w:spacing w:after="120" w:line="276" w:lineRule="auto"/>
        <w:ind w:firstLine="0"/>
        <w:contextualSpacing/>
        <w:jc w:val="both"/>
        <w:rPr>
          <w:rFonts w:eastAsia="Times New Roman" w:cs="Times New Roman"/>
          <w:b/>
          <w:i/>
          <w:szCs w:val="24"/>
        </w:rPr>
      </w:pPr>
    </w:p>
    <w:p w14:paraId="662AAC36" w14:textId="77777777" w:rsidR="00BD40F3" w:rsidRPr="00BC7EF4" w:rsidRDefault="00B6649B" w:rsidP="00385F52">
      <w:pPr>
        <w:spacing w:after="120" w:line="276" w:lineRule="auto"/>
        <w:ind w:firstLine="720"/>
        <w:contextualSpacing/>
        <w:jc w:val="both"/>
        <w:rPr>
          <w:rFonts w:eastAsia="Times New Roman" w:cs="Times New Roman"/>
          <w:szCs w:val="24"/>
        </w:rPr>
      </w:pPr>
      <w:r>
        <w:t>The paper describes a pre-action check (A4), a lockout (A8), and a pause at high-risk gates (A10), and states that irreversible decisions require confirmation. Available records do not verify that these safeguards operated or establish that they preserved accountability or prevented silent delegation.</w:t>
      </w:r>
    </w:p>
    <w:p w14:paraId="0E1D93D3"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characterises its approach as human-on-the-loop. Available material does not establish that oversight was continuous or that it maintained efficiency without reducing responsibility.</w:t>
      </w:r>
    </w:p>
    <w:p w14:paraId="33E23A3F"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1FBCB0F7" w14:textId="08E140DB"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Psychological and Operational Safety</w:t>
      </w:r>
    </w:p>
    <w:p w14:paraId="42AFCD96"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4DDA6C2"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Long-horizon collaboration may involve fatigue and confirmation bias. A10 proposes a pause before contentious or high-stakes actions; available records do not establish how often it was used or its effects on impulsive behaviour or escalatory exchanges.</w:t>
      </w:r>
    </w:p>
    <w:p w14:paraId="66532EB3" w14:textId="77777777" w:rsidR="00BD40F3" w:rsidRDefault="00B6649B" w:rsidP="00385F52">
      <w:pPr>
        <w:spacing w:after="120" w:line="276" w:lineRule="auto"/>
        <w:ind w:firstLine="720"/>
        <w:contextualSpacing/>
        <w:jc w:val="both"/>
        <w:rPr>
          <w:rFonts w:eastAsia="Times New Roman" w:cs="Times New Roman"/>
          <w:szCs w:val="24"/>
        </w:rPr>
      </w:pPr>
      <w:r>
        <w:t w:space="preserve"> Daily pulses, weekly reviews, and quarterly freezes are proposed routines. Available records do not establish their use or an effect on emotional equilibrium or operational tempo.</w:t>
      </w:r>
    </w:p>
    <w:p w14:paraId="4F26E348"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20337B25" w14:textId="21EA2C15"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Transparency and Reproducibility</w:t>
      </w:r>
    </w:p>
    <w:p w14:paraId="22895129"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7208066A" w14:textId="77777777" w:rsidR="00BD40F3" w:rsidRDefault="00B6649B" w:rsidP="00385F52">
      <w:pPr>
        <w:spacing w:after="120" w:line="276" w:lineRule="auto"/>
        <w:ind w:firstLine="720"/>
        <w:contextualSpacing/>
        <w:jc w:val="both"/>
        <w:rPr>
          <w:rFonts w:eastAsia="Times New Roman" w:cs="Times New Roman"/>
          <w:szCs w:val="24"/>
        </w:rPr>
      </w:pPr>
      <w:r>
        <w:t w:space="preserve"> The paper states that every file has an integrity hash, numerical decisions can be replayed from canonical history, and the algorithms and controls are published under an open licence. Available records do not establish complete hash coverage, decision replayability, publication of the full set, or third-party replication.</w:t>
      </w:r>
    </w:p>
    <w:p w14:paraId="2FF0C204" w14:textId="77777777" w:rsidR="00CE3A5D" w:rsidRPr="00BC7EF4" w:rsidRDefault="00CE3A5D" w:rsidP="00385F52">
      <w:pPr>
        <w:spacing w:after="120" w:line="276" w:lineRule="auto"/>
        <w:ind w:firstLine="720"/>
        <w:contextualSpacing/>
        <w:jc w:val="both"/>
        <w:rPr>
          <w:rFonts w:eastAsia="Times New Roman" w:cs="Times New Roman"/>
          <w:szCs w:val="24"/>
        </w:rPr>
      </w:pPr>
    </w:p>
    <w:p w14:paraId="38EB17C1" w14:textId="424FCDBF" w:rsidR="00BD40F3" w:rsidRDefault="00B6649B" w:rsidP="00CE3A5D">
      <w:pPr>
        <w:keepNext/>
        <w:keepLines/>
        <w:spacing w:after="120" w:line="276" w:lineRule="auto"/>
        <w:ind w:firstLine="0"/>
        <w:contextualSpacing/>
        <w:jc w:val="both"/>
        <w:rPr>
          <w:rFonts w:eastAsia="Times New Roman" w:cs="Times New Roman"/>
          <w:b/>
          <w:i/>
          <w:szCs w:val="24"/>
        </w:rPr>
      </w:pPr>
      <w:r w:rsidRPr="00BC7EF4">
        <w:rPr>
          <w:rFonts w:eastAsia="Times New Roman" w:cs="Times New Roman"/>
          <w:b/>
          <w:i/>
          <w:szCs w:val="24"/>
        </w:rPr>
        <w:t>Ethical Boundary Conditions</w:t>
      </w:r>
    </w:p>
    <w:p w14:paraId="10EF17CB" w14:textId="77777777" w:rsidR="00CE3A5D" w:rsidRPr="00BC7EF4" w:rsidRDefault="00CE3A5D" w:rsidP="00CE3A5D">
      <w:pPr>
        <w:keepNext/>
        <w:keepLines/>
        <w:spacing w:after="120" w:line="276" w:lineRule="auto"/>
        <w:ind w:firstLine="0"/>
        <w:contextualSpacing/>
        <w:jc w:val="both"/>
        <w:rPr>
          <w:rFonts w:eastAsia="Times New Roman" w:cs="Times New Roman"/>
          <w:b/>
          <w:i/>
          <w:szCs w:val="24"/>
        </w:rPr>
      </w:pPr>
    </w:p>
    <w:p w14:paraId="2DFB1BB5"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states that the system is not intended for coercive persuasion, surveillance, or autonomous financial execution, and proposes consent-based, revocable decision support as its scope. Available records do not establish that deployments enforce these boundaries.</w:t>
      </w:r>
    </w:p>
    <w:p w14:paraId="1562CB5E"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lastRenderedPageBreak/>
        <w:t>Future work should explore external ethics boards or cross-project peer review to validate deployments beyond single-user settings.</w:t>
      </w:r>
    </w:p>
    <w:p w14:paraId="0A209C1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Summary.</w:t>
      </w:r>
    </w:p>
    <w:p w14:paraId="2011922D"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framework proposes controls for consent, provenance, and psychological safety. The available records do not establish that these controls make responsible autonomy operational.</w:t>
      </w:r>
    </w:p>
    <w:p w14:paraId="5D217E12"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68EE5B71" w14:textId="77777777" w:rsidR="00BD40F3" w:rsidRPr="00BC7EF4" w:rsidRDefault="00B6649B" w:rsidP="004F60A1">
      <w:pPr>
        <w:keepNext/>
        <w:keepLines/>
        <w:numPr>
          <w:ilvl w:val="0"/>
          <w:numId w:val="4"/>
        </w:numPr>
        <w:pBdr>
          <w:top w:val="nil"/>
          <w:left w:val="nil"/>
          <w:bottom w:val="nil"/>
          <w:right w:val="nil"/>
          <w:between w:val="nil"/>
        </w:pBdr>
        <w:spacing w:after="120" w:line="276" w:lineRule="auto"/>
        <w:ind w:firstLine="720"/>
        <w:contextualSpacing/>
        <w:rPr>
          <w:rFonts w:eastAsia="Times New Roman" w:cs="Times New Roman"/>
          <w:b/>
          <w:color w:val="000000"/>
          <w:szCs w:val="24"/>
        </w:rPr>
      </w:pPr>
      <w:r w:rsidRPr="00BC7EF4">
        <w:rPr>
          <w:rFonts w:eastAsia="Times New Roman" w:cs="Times New Roman"/>
          <w:b/>
          <w:color w:val="000000"/>
          <w:szCs w:val="24"/>
        </w:rPr>
        <w:t>Conclusion</w:t>
      </w:r>
    </w:p>
    <w:p w14:paraId="1B36F544" w14:textId="77777777" w:rsidR="00BD40F3" w:rsidRPr="00BC7EF4" w:rsidRDefault="00BD40F3" w:rsidP="00385F52">
      <w:pPr>
        <w:keepNext/>
        <w:keepLines/>
        <w:pBdr>
          <w:top w:val="nil"/>
          <w:left w:val="nil"/>
          <w:bottom w:val="nil"/>
          <w:right w:val="nil"/>
          <w:between w:val="nil"/>
        </w:pBdr>
        <w:spacing w:after="120" w:line="276" w:lineRule="auto"/>
        <w:ind w:left="720" w:firstLine="720"/>
        <w:contextualSpacing/>
        <w:jc w:val="both"/>
        <w:rPr>
          <w:rFonts w:eastAsia="Times New Roman" w:cs="Times New Roman"/>
          <w:b/>
          <w:color w:val="000000"/>
          <w:szCs w:val="24"/>
        </w:rPr>
      </w:pPr>
    </w:p>
    <w:p w14:paraId="266BE4C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presents a governance approach based on canonical separation of text and numerics, explicit cadence rituals, and ten proposed controls (A1–A10). The available records do not establish that this approach achieved dependable long-horizon collaboration or converted probabilistic reasoning into a reproducible process.</w:t>
      </w:r>
    </w:p>
    <w:p w14:paraId="1435880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reported reductions in numeric drift and file churn, and claims about cognitive fatigue and recovery, cannot be verified from the available records. Those records also do not establish that any change resulted from process controls rather than model fine-tuning or other factors.</w:t>
      </w:r>
    </w:p>
    <w:p w14:paraId="64B0628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Use beyond investment or strategic contexts is a possibility that would require separate evaluation. The available evidence does not show that other domains can replicate the architecture with minimal tooling or that three artefacts and ten controls suffice to sustain long-term coherence.</w:t>
      </w:r>
    </w:p>
    <w:p w14:paraId="5DC1147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paper proposes a dyadic architecture in which the AI performs structured routines and the human retains cadence and ethical oversight. The available records do not establish that this arrangement balances autonomy with accountability or that responsible collaboration is achieved as a design property.</w:t>
      </w:r>
    </w:p>
    <w:p w14:paraId="533BB66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Future work could examine multi-agent scaling, cross-domain reproducibility, and statistical benchmarking. Fully open, peer-audited systems are another proposed direction; whether they could improve long-horizon reliability remains to be evaluated.</w:t>
      </w:r>
    </w:p>
    <w:p w14:paraId="34D19A0F"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In summary, the paper proposes simplicity, separation, and cadence as design principles; their effect on reliability was not established.</w:t>
      </w:r>
    </w:p>
    <w:p w14:paraId="681008F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Keep the context small, the truth central, and the gates explicit—</w:t>
      </w:r>
    </w:p>
    <w:p w14:paraId="4A34CB9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are proposed principles, not verified guarantees that collaboration will endure.</w:t>
      </w:r>
    </w:p>
    <w:p w14:paraId="6672395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70F8DC2"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t>Acknowledgements</w:t>
      </w:r>
    </w:p>
    <w:p w14:paraId="3ABE37AC"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2E6AA66A"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thanks the open-source and academic AI community for foundational work on context engineering, governance frameworks, and reproducible tooling. Special appreciation goes to independent researchers whose public discussions on prompt and context management informed several of the control concepts formalised here.</w:t>
      </w:r>
    </w:p>
    <w:p w14:paraId="4C7EFDAF"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Author Contributions</w:t>
      </w:r>
    </w:p>
    <w:p w14:paraId="40506D82"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ED6FFDC"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Rishi Sood designed the research and maintained the authoritative artefacts.</w:t>
      </w:r>
    </w:p>
    <w:p w14:paraId="59227A3B"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Rishi Sood is the sole author of this manuscript.</w:t>
      </w:r>
    </w:p>
    <w:p w14:paraId="1AB80513" w14:textId="77777777" w:rsidR="00BD40F3" w:rsidRDefault="00B6649B" w:rsidP="00385F52">
      <w:pPr>
        <w:spacing w:after="120" w:line="276" w:lineRule="auto"/>
        <w:ind w:firstLine="720"/>
        <w:contextualSpacing/>
        <w:jc w:val="both"/>
        <w:rPr>
          <w:rFonts w:eastAsia="Times New Roman" w:cs="Times New Roman"/>
          <w:szCs w:val="24"/>
        </w:rPr>
      </w:pPr>
      <w:r>
        <w:t w:space="preserve"> Final review, approval, and responsibility for the manuscript rest with the human author.</w:t>
      </w:r>
    </w:p>
    <w:p>
      <w:pPr>
        <w:keepNext/>
        <w:keepLines/>
        <w:spacing w:after="120" w:line="276" w:lineRule="auto"/>
        <w:ind w:firstLine="720"/>
        <w:contextualSpacing/>
        <w:jc w:val="both"/>
        <w:rPr>
          <w:rFonts w:eastAsia="Times New Roman" w:cs="Times New Roman"/>
          <w:b/>
          <w:i/>
          <w:szCs w:val="24"/>
        </w:rPr>
      </w:pPr>
      <w:r>
        <w:rPr>
          <w:rFonts w:eastAsia="Times New Roman" w:cs="Times New Roman"/>
          <w:b/>
          <w:i/>
          <w:szCs w:val="24"/>
        </w:rPr>
        <w:t>Generative AI Use Disclosure</w:t>
      </w:r>
    </w:p>
    <w:p w14:paraId="0F044CCC" w14:textId="28E687E3" w:rsidR="009908BF" w:rsidRDefault="009908BF" w:rsidP="00385F52">
      <w:pPr>
        <w:spacing w:after="120" w:line="276" w:lineRule="auto"/>
        <w:ind w:firstLine="720"/>
        <w:contextualSpacing/>
        <w:jc w:val="both"/>
        <w:rPr>
          <w:rFonts w:eastAsia="Times New Roman" w:cs="Times New Roman"/>
          <w:szCs w:val="24"/>
        </w:rPr>
      </w:pPr>
      <w:r>
        <w:rPr>
          <w:rFonts w:eastAsia="Times New Roman" w:cs="Times New Roman"/>
          <w:szCs w:val="24"/>
        </w:rPr>
        <w:t>ChatGPT (GPT-5) was used to assist with implementing and documenting the control algorithms, generating analytical summaries, and drafting supporting text. The author reviewed and edited the AI-assisted material and takes responsibility for the final manuscript.</w:t>
      </w:r>
    </w:p>
    <w:p w14:paraId="737E25B1"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20A76300"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Funding</w:t>
      </w:r>
    </w:p>
    <w:p w14:paraId="3FA7EE07"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508DBA36"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This work received no external funding. The author provided all resources voluntarily.</w:t>
      </w:r>
    </w:p>
    <w:p w14:paraId="03E22F8C"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682D80D5"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Competing Interests</w:t>
      </w:r>
    </w:p>
    <w:p w14:paraId="131193C9"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34B455B4" w14:textId="77777777" w:rsidR="00BD40F3"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The author declares no commercial or financial relationships that could be construed as a potential conflict of interest.</w:t>
      </w:r>
    </w:p>
    <w:p w14:paraId="73F13186" w14:textId="77777777" w:rsidR="004F60A1" w:rsidRPr="00BC7EF4" w:rsidRDefault="004F60A1" w:rsidP="00385F52">
      <w:pPr>
        <w:spacing w:after="120" w:line="276" w:lineRule="auto"/>
        <w:ind w:firstLine="720"/>
        <w:contextualSpacing/>
        <w:jc w:val="both"/>
        <w:rPr>
          <w:rFonts w:eastAsia="Times New Roman" w:cs="Times New Roman"/>
          <w:szCs w:val="24"/>
        </w:rPr>
      </w:pPr>
    </w:p>
    <w:p w14:paraId="0548AA91" w14:textId="77777777" w:rsidR="00BD40F3"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Data and Materials Availability</w:t>
      </w:r>
    </w:p>
    <w:p w14:paraId="035EFED4" w14:textId="77777777" w:rsidR="004F60A1" w:rsidRPr="00BC7EF4" w:rsidRDefault="004F60A1" w:rsidP="00385F52">
      <w:pPr>
        <w:keepNext/>
        <w:keepLines/>
        <w:spacing w:after="120" w:line="276" w:lineRule="auto"/>
        <w:ind w:firstLine="720"/>
        <w:contextualSpacing/>
        <w:jc w:val="both"/>
        <w:rPr>
          <w:rFonts w:eastAsia="Times New Roman" w:cs="Times New Roman"/>
          <w:b/>
          <w:i/>
          <w:szCs w:val="24"/>
        </w:rPr>
      </w:pPr>
    </w:p>
    <w:p w14:paraId="4FC43DCA"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manuscript provides no public link to the underlying data, canonical artefacts, audit logs, or templates. Their availability on request and any planned supplementary release remain to be confirmed.</w:t>
      </w:r>
    </w:p>
    <w:p w14:paraId="3683424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No supplementary materials or stable repository link are identified in this version.</w:t>
      </w:r>
    </w:p>
    <w:p w14:paraId="64936E98"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706A945" w14:textId="77777777" w:rsidR="00BD40F3" w:rsidRPr="00BC7EF4"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References</w:t>
      </w:r>
    </w:p>
    <w:p w14:paraId="638EBE15" w14:textId="5AF8CF1A" w:rsidR="00BD40F3" w:rsidRPr="000A7F50" w:rsidRDefault="00B6649B" w:rsidP="00E03331">
      <w:pPr>
        <w:keepNext/>
        <w:keepLines/>
        <w:spacing w:after="120" w:line="240" w:lineRule="auto"/>
        <w:ind w:left="284" w:hanging="284"/>
        <w:contextualSpacing/>
        <w:jc w:val="both"/>
        <w:rPr>
          <w:rFonts w:eastAsia="Calibri" w:cs="Times New Roman"/>
          <w:i/>
          <w:iCs/>
          <w:szCs w:val="24"/>
        </w:rPr>
      </w:pPr>
      <w:proofErr w:type="spellStart"/>
      <w:r w:rsidRPr="00557391">
        <w:rPr>
          <w:rFonts w:eastAsia="Calibri" w:cs="Times New Roman"/>
          <w:szCs w:val="24"/>
        </w:rPr>
        <w:t>Amershi</w:t>
      </w:r>
      <w:proofErr w:type="spellEnd"/>
      <w:r w:rsidRPr="00557391">
        <w:rPr>
          <w:rFonts w:eastAsia="Calibri" w:cs="Times New Roman"/>
          <w:szCs w:val="24"/>
        </w:rPr>
        <w:t xml:space="preserve">, S., et al. (2019). Guidelines for human-AI interaction. </w:t>
      </w:r>
      <w:r w:rsidRPr="000A7F50">
        <w:rPr>
          <w:rFonts w:eastAsia="Calibri" w:cs="Times New Roman"/>
          <w:i/>
          <w:iCs/>
          <w:szCs w:val="24"/>
        </w:rPr>
        <w:t>Proceedings of the</w:t>
      </w:r>
    </w:p>
    <w:p w14:paraId="761F082A" w14:textId="77777777" w:rsidR="00BD40F3" w:rsidRPr="000A7F50" w:rsidRDefault="00B6649B" w:rsidP="00E03331">
      <w:pPr>
        <w:keepNext/>
        <w:keepLines/>
        <w:spacing w:after="120" w:line="240" w:lineRule="auto"/>
        <w:ind w:left="284" w:hanging="284"/>
        <w:contextualSpacing/>
        <w:jc w:val="both"/>
        <w:rPr>
          <w:rFonts w:eastAsia="Calibri" w:cs="Times New Roman"/>
          <w:i/>
          <w:iCs/>
          <w:szCs w:val="24"/>
        </w:rPr>
      </w:pPr>
      <w:r w:rsidRPr="000A7F50">
        <w:rPr>
          <w:rFonts w:eastAsia="Calibri" w:cs="Times New Roman"/>
          <w:i/>
          <w:iCs/>
          <w:szCs w:val="24"/>
        </w:rPr>
        <w:t>2019 CHI Conference on Human Factors in Computing Systems.</w:t>
      </w:r>
    </w:p>
    <w:p w14:paraId="1F89199D"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r w:rsidRPr="00557391">
        <w:rPr>
          <w:rFonts w:eastAsia="Calibri" w:cs="Times New Roman"/>
          <w:szCs w:val="24"/>
        </w:rPr>
        <w:t>https://doi.org/10.1145/3290605.3300233</w:t>
      </w:r>
    </w:p>
    <w:p w14:paraId="69A8544E" w14:textId="162DECAB"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(2025, September 29). Effective context engineering for AI agents.</w:t>
      </w:r>
    </w:p>
    <w:p w14:paraId="79B71DFB" w14:textId="7ADD15E3"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Anthropic Engineering. https://www.anthropic.com/engineering/effective-context-engineering-for-ai-agents</w:t>
      </w:r>
    </w:p>
    <w:p w14:paraId="7A6A6752" w14:textId="56C7D166" w:rsidR="00BD40F3" w:rsidRPr="00557391" w:rsidRDefault="00B6649B" w:rsidP="00E03331">
      <w:pPr>
        <w:keepNext/>
        <w:keepLines/>
        <w:spacing w:after="120" w:line="240" w:lineRule="auto"/>
        <w:ind w:left="284" w:hanging="284"/>
        <w:contextualSpacing/>
        <w:jc w:val="both"/>
        <w:rPr>
          <w:rFonts w:eastAsia="Calibri" w:cs="Times New Roman"/>
          <w:szCs w:val="24"/>
        </w:rPr>
      </w:pPr>
      <w:r>
        <w:t w:space="preserve"> Lewis, P., et al. (2020). Retrieval-augmented generation for knowledge-intensive NLP tasks.</w:t>
      </w:r>
    </w:p>
    <w:p w14:paraId="5F0AA45B" w14:textId="77777777" w:rsidR="00BD40F3" w:rsidRPr="00557391" w:rsidRDefault="00B6649B" w:rsidP="00E03331">
      <w:pPr>
        <w:keepNext/>
        <w:keepLines/>
        <w:spacing w:after="120" w:line="240" w:lineRule="auto"/>
        <w:ind w:left="284" w:hanging="284"/>
        <w:contextualSpacing/>
        <w:jc w:val="both"/>
        <w:rPr>
          <w:rFonts w:eastAsia="Calibri" w:cs="Times New Roman"/>
          <w:szCs w:val="24"/>
        </w:rPr>
      </w:pPr>
      <w:del w:id="91" w:author="ChatGPT" w:date="2026-09-27T17:26:19Z">
        <w:r>
          <w:delText xml:space="preserve"> Advances in Neural Information Processing Systems, 33. https://arxiv.org/abs/2005.11401</w:delText>
        </w:r>
      </w:del>
      <w:ins w:id="92" w:author="ChatGPT" w:date="2026-09-27T17:26:19Z">
        <w:r>
          <w:t>Advances in Neural Information Processing Systems, 33. https://proceedings.neurips.cc/paper/2020/hash/6b493230-Abstract.html</w:t>
        </w:r>
      </w:ins>
    </w:p>
    <w:p w14:paraId="234AB5AB" w14:textId="19B7A8C5"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 xml:space="preserve">Schick, T., et al. (2023). </w:t>
      </w:r>
      <w:proofErr w:type="spellStart"/>
      <w:r w:rsidR="00B6649B" w:rsidRPr="00557391">
        <w:rPr>
          <w:rFonts w:eastAsia="Calibri" w:cs="Times New Roman"/>
          <w:szCs w:val="24"/>
        </w:rPr>
        <w:t>Toolformer</w:t>
      </w:r>
      <w:proofErr w:type="spellEnd"/>
      <w:r w:rsidR="00B6649B" w:rsidRPr="00557391">
        <w:rPr>
          <w:rFonts w:eastAsia="Calibri" w:cs="Times New Roman"/>
          <w:szCs w:val="24"/>
        </w:rPr>
        <w:t>: Language models can teach themselves to use</w:t>
      </w:r>
    </w:p>
    <w:p w14:paraId="04283379" w14:textId="35D2599F" w:rsidR="00BD40F3" w:rsidRPr="00557391" w:rsidRDefault="00DA7EFC"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391CFA">
        <w:rPr>
          <w:rFonts w:eastAsia="Calibri" w:cs="Times New Roman"/>
          <w:szCs w:val="24"/>
        </w:rPr>
        <w:t xml:space="preserve"> </w:t>
      </w:r>
      <w:r>
        <w:rPr>
          <w:rFonts w:eastAsia="Calibri" w:cs="Times New Roman"/>
          <w:szCs w:val="24"/>
        </w:rPr>
        <w:t xml:space="preserve"> </w:t>
      </w:r>
      <w:r w:rsidR="00391CFA">
        <w:rPr>
          <w:rFonts w:eastAsia="Calibri" w:cs="Times New Roman"/>
          <w:szCs w:val="24"/>
        </w:rPr>
        <w:t xml:space="preserve"> </w:t>
      </w:r>
      <w:r w:rsidR="00B6649B" w:rsidRPr="00557391">
        <w:rPr>
          <w:rFonts w:eastAsia="Calibri" w:cs="Times New Roman"/>
          <w:szCs w:val="24"/>
        </w:rPr>
        <w:t>tools. arXiv:2302.04761. https://arxiv.org/abs/2302.04761</w:t>
      </w:r>
    </w:p>
    <w:p>
      <w:pPr>
        <w:keepNext/>
        <w:keepLines/>
        <w:spacing w:after="120" w:line="240" w:lineRule="auto"/>
        <w:ind w:hanging="284"/>
        <w:contextualSpacing/>
        <w:jc w:val="both"/>
        <w:rPr>
          <w:rFonts w:eastAsia="Calibri" w:cs="Times New Roman"/>
          <w:szCs w:val="24"/>
        </w:rPr>
      </w:pPr>
      <w:r>
        <w:t w:space="preserve">Vaccaro, M., Almaatouq, A., &amp; Malone, T. (2024). When combinations of humans and AI are useful: A systematic review and meta-analysis. Nature Human Behaviour, 8, 2293–2303. https://doi.org/10.1038/s41562-024-02024-1</w:t>
      </w:r>
    </w:p>
    <w:p w14:paraId="647A3471" w14:textId="00D632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B6649B" w:rsidRPr="00557391">
        <w:rPr>
          <w:rFonts w:eastAsia="Calibri" w:cs="Times New Roman"/>
          <w:szCs w:val="24"/>
        </w:rPr>
        <w:t>Wei, J., et al. (2022). Chain-of-thought prompting elicits reasoning in large language</w:t>
      </w:r>
    </w:p>
    <w:p w14:paraId="3F3AB7D4" w14:textId="345925F6"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models. </w:t>
      </w:r>
      <w:proofErr w:type="spellStart"/>
      <w:r w:rsidR="00B6649B" w:rsidRPr="00ED61AF">
        <w:rPr>
          <w:rFonts w:eastAsia="Calibri" w:cs="Times New Roman"/>
          <w:i/>
          <w:iCs/>
          <w:szCs w:val="24"/>
        </w:rPr>
        <w:t>NeurIPS</w:t>
      </w:r>
      <w:proofErr w:type="spellEnd"/>
      <w:r w:rsidR="00B6649B" w:rsidRPr="00ED61AF">
        <w:rPr>
          <w:rFonts w:eastAsia="Calibri" w:cs="Times New Roman"/>
          <w:i/>
          <w:iCs/>
          <w:szCs w:val="24"/>
        </w:rPr>
        <w:t xml:space="preserve"> 2022 Proceedings</w:t>
      </w:r>
      <w:r w:rsidR="00B6649B" w:rsidRPr="00557391">
        <w:rPr>
          <w:rFonts w:eastAsia="Calibri" w:cs="Times New Roman"/>
          <w:szCs w:val="24"/>
        </w:rPr>
        <w:t>. https://arxiv.org/abs/2201.11903</w:t>
      </w:r>
    </w:p>
    <w:p w14:paraId="4AAB259E" w14:textId="5B122835"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 xml:space="preserve">Yao, S., et al. (2023). </w:t>
      </w:r>
      <w:proofErr w:type="spellStart"/>
      <w:r w:rsidR="00B6649B" w:rsidRPr="00557391">
        <w:rPr>
          <w:rFonts w:eastAsia="Calibri" w:cs="Times New Roman"/>
          <w:szCs w:val="24"/>
        </w:rPr>
        <w:t>ReAct</w:t>
      </w:r>
      <w:proofErr w:type="spellEnd"/>
      <w:r w:rsidR="00B6649B" w:rsidRPr="00557391">
        <w:rPr>
          <w:rFonts w:eastAsia="Calibri" w:cs="Times New Roman"/>
          <w:szCs w:val="24"/>
        </w:rPr>
        <w:t>: Synergizing reasoning and acting in language models. ICLR</w:t>
      </w:r>
    </w:p>
    <w:p w14:paraId="22CF03EE" w14:textId="629D566D" w:rsidR="00BD40F3" w:rsidRPr="00557391" w:rsidRDefault="00391CFA" w:rsidP="00E03331">
      <w:pPr>
        <w:keepNext/>
        <w:keepLines/>
        <w:spacing w:after="120" w:line="240" w:lineRule="auto"/>
        <w:ind w:hanging="284"/>
        <w:contextualSpacing/>
        <w:jc w:val="both"/>
        <w:rPr>
          <w:rFonts w:eastAsia="Calibri" w:cs="Times New Roman"/>
          <w:szCs w:val="24"/>
        </w:rPr>
      </w:pPr>
      <w:r>
        <w:rPr>
          <w:rFonts w:eastAsia="Calibri" w:cs="Times New Roman"/>
          <w:szCs w:val="24"/>
        </w:rPr>
        <w:t xml:space="preserve"> </w:t>
      </w:r>
      <w:r w:rsidR="00DA7EFC">
        <w:rPr>
          <w:rFonts w:eastAsia="Calibri" w:cs="Times New Roman"/>
          <w:szCs w:val="24"/>
        </w:rPr>
        <w:t xml:space="preserve"> </w:t>
      </w:r>
      <w:r>
        <w:rPr>
          <w:rFonts w:eastAsia="Calibri" w:cs="Times New Roman"/>
          <w:szCs w:val="24"/>
        </w:rPr>
        <w:t xml:space="preserve"> </w:t>
      </w:r>
      <w:r w:rsidR="00DA7EFC">
        <w:rPr>
          <w:rFonts w:eastAsia="Calibri" w:cs="Times New Roman"/>
          <w:szCs w:val="24"/>
        </w:rPr>
        <w:t xml:space="preserve"> </w:t>
      </w:r>
      <w:r w:rsidR="00B6649B" w:rsidRPr="00557391">
        <w:rPr>
          <w:rFonts w:eastAsia="Calibri" w:cs="Times New Roman"/>
          <w:szCs w:val="24"/>
        </w:rPr>
        <w:t>2023 Proceedings. https://arxiv.org/abs/2210.03629</w:t>
      </w:r>
    </w:p>
    <w:p w14:paraId="3953A0EF" w14:textId="77777777" w:rsidR="00BD40F3" w:rsidRDefault="00B6649B" w:rsidP="00385F52">
      <w:pPr>
        <w:keepNext/>
        <w:keepLines/>
        <w:spacing w:after="120" w:line="276" w:lineRule="auto"/>
        <w:ind w:firstLine="720"/>
        <w:contextualSpacing/>
        <w:jc w:val="both"/>
        <w:rPr>
          <w:rFonts w:eastAsia="Times New Roman" w:cs="Times New Roman"/>
          <w:b/>
          <w:szCs w:val="24"/>
        </w:rPr>
      </w:pPr>
      <w:r w:rsidRPr="00BC7EF4">
        <w:rPr>
          <w:rFonts w:eastAsia="Times New Roman" w:cs="Times New Roman"/>
          <w:b/>
          <w:szCs w:val="24"/>
        </w:rPr>
        <w:lastRenderedPageBreak/>
        <w:t>Appendices</w:t>
      </w:r>
    </w:p>
    <w:p w14:paraId="26B7C650" w14:textId="77777777" w:rsidR="004F60A1" w:rsidRPr="00BC7EF4" w:rsidRDefault="004F60A1" w:rsidP="00385F52">
      <w:pPr>
        <w:keepNext/>
        <w:keepLines/>
        <w:spacing w:after="120" w:line="276" w:lineRule="auto"/>
        <w:ind w:firstLine="720"/>
        <w:contextualSpacing/>
        <w:jc w:val="both"/>
        <w:rPr>
          <w:rFonts w:eastAsia="Times New Roman" w:cs="Times New Roman"/>
          <w:b/>
          <w:szCs w:val="24"/>
        </w:rPr>
      </w:pPr>
    </w:p>
    <w:p w14:paraId="5851C0C6" w14:textId="77777777" w:rsidR="00BD40F3" w:rsidRPr="00BC7EF4" w:rsidRDefault="00BD40F3" w:rsidP="00385F52">
      <w:pPr>
        <w:keepNext/>
        <w:keepLines/>
        <w:spacing w:after="120" w:line="276" w:lineRule="auto"/>
        <w:ind w:firstLine="720"/>
        <w:contextualSpacing/>
        <w:jc w:val="both"/>
        <w:rPr>
          <w:rFonts w:eastAsia="Times New Roman" w:cs="Times New Roman"/>
          <w:b/>
          <w:szCs w:val="24"/>
        </w:rPr>
      </w:pPr>
    </w:p>
    <w:p w14:paraId="535D3E80"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ageBreakBefore/>
      </w:pPr>
      <w:r w:rsidRPr="00BC7EF4">
        <w:rPr>
          <w:rFonts w:eastAsia="Times New Roman" w:cs="Times New Roman"/>
          <w:b/>
          <w:i/>
          <w:szCs w:val="24"/>
        </w:rPr>
        <w:t>Appendix A — A-Control Algorithms</w:t>
      </w:r>
    </w:p>
    <w:p w14:paraId="3B3394C9"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Illustrative pseudocode sketches for the ten proposed controls (A1–A10).</w:t>
      </w:r>
    </w:p>
    <w:p w14:paraId="44DFA628"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These sketches have not been executed or validated; determinism, language independence, and reproducibility are not established.</w:t>
      </w:r>
    </w:p>
    <w:p w14:paraId="52F61CC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  </w:t>
      </w:r>
      <w:proofErr w:type="spellStart"/>
      <w:r w:rsidRPr="00BC7EF4">
        <w:rPr>
          <w:rFonts w:eastAsia="Times New Roman" w:cs="Times New Roman"/>
          <w:szCs w:val="24"/>
        </w:rPr>
        <w:t>CanonicalQuote</w:t>
      </w:r>
      <w:proofErr w:type="spellEnd"/>
      <w:r w:rsidRPr="00BC7EF4">
        <w:rPr>
          <w:rFonts w:eastAsia="Times New Roman" w:cs="Times New Roman"/>
          <w:szCs w:val="24"/>
        </w:rPr>
        <w:t>(key):</w:t>
      </w:r>
    </w:p>
    <w:p w14:paraId="46BAECB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v ← </w:t>
      </w:r>
      <w:proofErr w:type="spellStart"/>
      <w:r w:rsidRPr="00BC7EF4">
        <w:rPr>
          <w:rFonts w:eastAsia="Times New Roman" w:cs="Times New Roman"/>
          <w:szCs w:val="24"/>
        </w:rPr>
        <w:t>canonical.lookup</w:t>
      </w:r>
      <w:proofErr w:type="spellEnd"/>
      <w:r w:rsidRPr="00BC7EF4">
        <w:rPr>
          <w:rFonts w:eastAsia="Times New Roman" w:cs="Times New Roman"/>
          <w:szCs w:val="24"/>
        </w:rPr>
        <w:t>(key)</w:t>
      </w:r>
    </w:p>
    <w:p w14:paraId="0C18DE7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v = null → return (</w:t>
      </w:r>
      <w:r w:rsidRPr="00BC7EF4">
        <w:rPr>
          <w:rFonts w:ascii="Cambria Math" w:eastAsia="Cambria Math" w:hAnsi="Cambria Math" w:cs="Cambria Math"/>
          <w:szCs w:val="24"/>
        </w:rPr>
        <w:t>⊥</w:t>
      </w:r>
      <w:r w:rsidRPr="00BC7EF4">
        <w:rPr>
          <w:rFonts w:eastAsia="Times New Roman" w:cs="Times New Roman"/>
          <w:szCs w:val="24"/>
        </w:rPr>
        <w:t xml:space="preserve">, </w:t>
      </w:r>
      <w:r w:rsidRPr="00BC7EF4">
        <w:rPr>
          <w:rFonts w:ascii="Cambria Math" w:eastAsia="Cambria Math" w:hAnsi="Cambria Math" w:cs="Cambria Math"/>
          <w:szCs w:val="24"/>
        </w:rPr>
        <w:t>⊥</w:t>
      </w:r>
      <w:r w:rsidRPr="00BC7EF4">
        <w:rPr>
          <w:rFonts w:eastAsia="Times New Roman" w:cs="Times New Roman"/>
          <w:szCs w:val="24"/>
        </w:rPr>
        <w:t>, "NON-CANONICAL")</w:t>
      </w:r>
    </w:p>
    <w:p w14:paraId="311B1981"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else → return (</w:t>
      </w:r>
      <w:proofErr w:type="spellStart"/>
      <w:r w:rsidRPr="00BC7EF4">
        <w:rPr>
          <w:rFonts w:eastAsia="Times New Roman" w:cs="Times New Roman"/>
          <w:szCs w:val="24"/>
        </w:rPr>
        <w:t>v.value</w:t>
      </w:r>
      <w:proofErr w:type="spellEnd"/>
      <w:r w:rsidRPr="00BC7EF4">
        <w:rPr>
          <w:rFonts w:eastAsia="Times New Roman" w:cs="Times New Roman"/>
          <w:szCs w:val="24"/>
        </w:rPr>
        <w:t xml:space="preserve">, </w:t>
      </w:r>
      <w:proofErr w:type="spellStart"/>
      <w:r w:rsidRPr="00BC7EF4">
        <w:rPr>
          <w:rFonts w:eastAsia="Times New Roman" w:cs="Times New Roman"/>
          <w:szCs w:val="24"/>
        </w:rPr>
        <w:t>v.path</w:t>
      </w:r>
      <w:proofErr w:type="spellEnd"/>
      <w:r w:rsidRPr="00BC7EF4">
        <w:rPr>
          <w:rFonts w:eastAsia="Times New Roman" w:cs="Times New Roman"/>
          <w:szCs w:val="24"/>
        </w:rPr>
        <w:t>, "CANONICAL")</w:t>
      </w:r>
    </w:p>
    <w:p w14:paraId="77AE2C0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A2  </w:t>
      </w:r>
      <w:proofErr w:type="spellStart"/>
      <w:r w:rsidRPr="00BC7EF4">
        <w:rPr>
          <w:rFonts w:eastAsia="Times New Roman" w:cs="Times New Roman"/>
          <w:szCs w:val="24"/>
        </w:rPr>
        <w:t>DriftSafeResponse</w:t>
      </w:r>
      <w:proofErr w:type="spellEnd"/>
      <w:r w:rsidRPr="00BC7EF4">
        <w:rPr>
          <w:rFonts w:eastAsia="Times New Roman" w:cs="Times New Roman"/>
          <w:szCs w:val="24"/>
        </w:rPr>
        <w:t>(claim):</w:t>
      </w:r>
    </w:p>
    <w:p w14:paraId="6FDBCAED"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classify claim as {numeric, factual, interpretive}</w:t>
      </w:r>
    </w:p>
    <w:p w14:paraId="5E04E3E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numeric or factual → require </w:t>
      </w:r>
      <w:proofErr w:type="spellStart"/>
      <w:r w:rsidRPr="00BC7EF4">
        <w:rPr>
          <w:rFonts w:eastAsia="Times New Roman" w:cs="Times New Roman"/>
          <w:szCs w:val="24"/>
        </w:rPr>
        <w:t>sourceID</w:t>
      </w:r>
      <w:proofErr w:type="spellEnd"/>
    </w:p>
    <w:p w14:paraId="7CA7EDD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source missing → flag "NON-CANONICAL"</w:t>
      </w:r>
    </w:p>
    <w:p w14:paraId="515CDB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w:t>
      </w:r>
      <w:proofErr w:type="spellStart"/>
      <w:r w:rsidRPr="00BC7EF4">
        <w:rPr>
          <w:rFonts w:eastAsia="Times New Roman" w:cs="Times New Roman"/>
          <w:szCs w:val="24"/>
        </w:rPr>
        <w:t>structured_response</w:t>
      </w:r>
      <w:proofErr w:type="spellEnd"/>
      <w:r w:rsidRPr="00BC7EF4">
        <w:rPr>
          <w:rFonts w:eastAsia="Times New Roman" w:cs="Times New Roman"/>
          <w:szCs w:val="24"/>
        </w:rPr>
        <w:t>(claim, status)</w:t>
      </w:r>
    </w:p>
    <w:p w14:paraId="726546A7"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A3  </w:t>
      </w:r>
      <w:proofErr w:type="spellStart"/>
      <w:r w:rsidRPr="00BC7EF4">
        <w:rPr>
          <w:rFonts w:eastAsia="Times New Roman" w:cs="Times New Roman"/>
          <w:szCs w:val="24"/>
        </w:rPr>
        <w:t>CompactionDigest</w:t>
      </w:r>
      <w:proofErr w:type="spellEnd"/>
      <w:r w:rsidRPr="00BC7EF4">
        <w:rPr>
          <w:rFonts w:eastAsia="Times New Roman" w:cs="Times New Roman"/>
          <w:szCs w:val="24"/>
        </w:rPr>
        <w:t>(history):</w:t>
      </w:r>
    </w:p>
    <w:p w14:paraId="325472B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return compress(history, </w:t>
      </w:r>
      <w:proofErr w:type="spellStart"/>
      <w:r w:rsidRPr="00BC7EF4">
        <w:rPr>
          <w:rFonts w:eastAsia="Times New Roman" w:cs="Times New Roman"/>
          <w:szCs w:val="24"/>
        </w:rPr>
        <w:t>maxTokens</w:t>
      </w:r>
      <w:proofErr w:type="spellEnd"/>
      <w:r w:rsidRPr="00BC7EF4">
        <w:rPr>
          <w:rFonts w:eastAsia="Times New Roman" w:cs="Times New Roman"/>
          <w:szCs w:val="24"/>
        </w:rPr>
        <w:t>=200)</w:t>
      </w:r>
    </w:p>
    <w:p w14:paraId="6CC1049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A4  </w:t>
      </w:r>
      <w:proofErr w:type="spellStart"/>
      <w:r w:rsidRPr="00BC7EF4">
        <w:rPr>
          <w:rFonts w:eastAsia="Times New Roman" w:cs="Times New Roman"/>
          <w:szCs w:val="24"/>
        </w:rPr>
        <w:t>ExecutionGuard</w:t>
      </w:r>
      <w:proofErr w:type="spellEnd"/>
      <w:r w:rsidRPr="00BC7EF4">
        <w:rPr>
          <w:rFonts w:eastAsia="Times New Roman" w:cs="Times New Roman"/>
          <w:szCs w:val="24"/>
        </w:rPr>
        <w:t>(order):</w:t>
      </w:r>
    </w:p>
    <w:p w14:paraId="43D9B3E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assert </w:t>
      </w:r>
      <w:proofErr w:type="spellStart"/>
      <w:r w:rsidRPr="00BC7EF4">
        <w:rPr>
          <w:rFonts w:eastAsia="Times New Roman" w:cs="Times New Roman"/>
          <w:szCs w:val="24"/>
        </w:rPr>
        <w:t>verifyCanonical</w:t>
      </w:r>
      <w:proofErr w:type="spellEnd"/>
      <w:r w:rsidRPr="00BC7EF4">
        <w:rPr>
          <w:rFonts w:eastAsia="Times New Roman" w:cs="Times New Roman"/>
          <w:szCs w:val="24"/>
        </w:rPr>
        <w:t>(</w:t>
      </w:r>
      <w:proofErr w:type="spellStart"/>
      <w:r w:rsidRPr="00BC7EF4">
        <w:rPr>
          <w:rFonts w:eastAsia="Times New Roman" w:cs="Times New Roman"/>
          <w:szCs w:val="24"/>
        </w:rPr>
        <w:t>order.keys</w:t>
      </w:r>
      <w:proofErr w:type="spellEnd"/>
      <w:r w:rsidRPr="00BC7EF4">
        <w:rPr>
          <w:rFonts w:eastAsia="Times New Roman" w:cs="Times New Roman"/>
          <w:szCs w:val="24"/>
        </w:rPr>
        <w:t>)</w:t>
      </w:r>
    </w:p>
    <w:p w14:paraId="11D67A02" w14:textId="77777777" w:rsidR="00BD40F3" w:rsidRPr="00BC7EF4" w:rsidRDefault="00B6649B" w:rsidP="00385F52">
      <w:pPr>
        <w:spacing w:after="120" w:line="276" w:lineRule="auto"/>
        <w:ind w:firstLine="720"/>
        <w:contextualSpacing/>
        <w:jc w:val="both"/>
        <w:rPr>
          <w:rFonts w:eastAsia="Times New Roman" w:cs="Times New Roman"/>
          <w:szCs w:val="24"/>
        </w:rPr>
      </w:pPr>
      <w:del w:id="23" w:author="ChatGPT" w:date="2026-09-27T17:26:19Z">
        <w:r>
          <w:rPr>
            <w:rFonts w:eastAsia="Times New Roman" w:cs="Times New Roman"/>
            <w:szCs w:val="24"/>
          </w:rPr>
          <w:delText xml:space="preserve">      assert FXpolicy == "LIVE"</w:delText>
        </w:r>
      </w:del>
      <w:ins w:id="24" w:author="ChatGPT" w:date="2026-09-27T17:26:19Z">
        <w:r>
          <w:rPr>
            <w:rFonts w:eastAsia="Times New Roman" w:cs="Times New Roman"/>
            <w:szCs w:val="24"/>
          </w:rPr>
          <w:t xml:space="preserve">      assert verifyRequiredInputs(order)</w:t>
        </w:r>
      </w:ins>
    </w:p>
    <w:p w14:paraId="6C136C33"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uncertainty →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402AD9B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log(order)</w:t>
      </w:r>
    </w:p>
    <w:p w14:paraId="46EE03D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A5  </w:t>
      </w:r>
      <w:proofErr w:type="spellStart"/>
      <w:r w:rsidRPr="00BC7EF4">
        <w:rPr>
          <w:rFonts w:eastAsia="Times New Roman" w:cs="Times New Roman"/>
          <w:szCs w:val="24"/>
        </w:rPr>
        <w:t>ChallengeProtocol</w:t>
      </w:r>
      <w:proofErr w:type="spellEnd"/>
      <w:r w:rsidRPr="00BC7EF4">
        <w:rPr>
          <w:rFonts w:eastAsia="Times New Roman" w:cs="Times New Roman"/>
          <w:szCs w:val="24"/>
        </w:rPr>
        <w:t>(order):</w:t>
      </w:r>
    </w:p>
    <w:p w14:paraId="34160CD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cite evidence</w:t>
      </w:r>
    </w:p>
    <w:p w14:paraId="4CF7AE1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unresolved → halt; escalate; </w:t>
      </w:r>
      <w:proofErr w:type="spellStart"/>
      <w:r w:rsidRPr="00BC7EF4">
        <w:rPr>
          <w:rFonts w:eastAsia="Times New Roman" w:cs="Times New Roman"/>
          <w:szCs w:val="24"/>
        </w:rPr>
        <w:t>logOutcome</w:t>
      </w:r>
      <w:proofErr w:type="spellEnd"/>
      <w:r w:rsidRPr="00BC7EF4">
        <w:rPr>
          <w:rFonts w:eastAsia="Times New Roman" w:cs="Times New Roman"/>
          <w:szCs w:val="24"/>
        </w:rPr>
        <w:t>()</w:t>
      </w:r>
    </w:p>
    <w:p w14:paraId="54DE3FE2"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A6  </w:t>
      </w:r>
      <w:proofErr w:type="spellStart"/>
      <w:r w:rsidRPr="00BC7EF4">
        <w:rPr>
          <w:rFonts w:eastAsia="Times New Roman" w:cs="Times New Roman"/>
          <w:szCs w:val="24"/>
        </w:rPr>
        <w:t>FreezeChangeLog</w:t>
      </w:r>
      <w:proofErr w:type="spellEnd"/>
      <w:r w:rsidRPr="00BC7EF4">
        <w:rPr>
          <w:rFonts w:eastAsia="Times New Roman" w:cs="Times New Roman"/>
          <w:szCs w:val="24"/>
        </w:rPr>
        <w:t>():</w:t>
      </w:r>
    </w:p>
    <w:p w14:paraId="6D459C49"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freezeStructure</w:t>
      </w:r>
      <w:proofErr w:type="spellEnd"/>
      <w:r w:rsidRPr="00BC7EF4">
        <w:rPr>
          <w:rFonts w:eastAsia="Times New Roman" w:cs="Times New Roman"/>
          <w:szCs w:val="24"/>
        </w:rPr>
        <w:t>(90 days)</w:t>
      </w:r>
    </w:p>
    <w:p w14:paraId="22899EE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require reason + </w:t>
      </w:r>
      <w:proofErr w:type="spellStart"/>
      <w:r w:rsidRPr="00BC7EF4">
        <w:rPr>
          <w:rFonts w:eastAsia="Times New Roman" w:cs="Times New Roman"/>
          <w:szCs w:val="24"/>
        </w:rPr>
        <w:t>versionBump</w:t>
      </w:r>
      <w:proofErr w:type="spellEnd"/>
      <w:r w:rsidRPr="00BC7EF4">
        <w:rPr>
          <w:rFonts w:eastAsia="Times New Roman" w:cs="Times New Roman"/>
          <w:szCs w:val="24"/>
        </w:rPr>
        <w:t xml:space="preserve"> + </w:t>
      </w:r>
      <w:proofErr w:type="spellStart"/>
      <w:r w:rsidRPr="00BC7EF4">
        <w:rPr>
          <w:rFonts w:eastAsia="Times New Roman" w:cs="Times New Roman"/>
          <w:szCs w:val="24"/>
        </w:rPr>
        <w:t>deleteSuperseded</w:t>
      </w:r>
      <w:proofErr w:type="spellEnd"/>
      <w:r w:rsidRPr="00BC7EF4">
        <w:rPr>
          <w:rFonts w:eastAsia="Times New Roman" w:cs="Times New Roman"/>
          <w:szCs w:val="24"/>
        </w:rPr>
        <w:t>()</w:t>
      </w:r>
    </w:p>
    <w:p w14:paraId="14A19322" w14:textId="77777777" w:rsidR="00BD40F3" w:rsidRPr="00BC7EF4" w:rsidRDefault="00B6649B" w:rsidP="00385F52">
      <w:pPr>
        <w:spacing w:after="120" w:line="276" w:lineRule="auto"/>
        <w:ind w:firstLine="720"/>
        <w:contextualSpacing/>
        <w:jc w:val="both"/>
        <w:rPr>
          <w:rFonts w:eastAsia="Times New Roman" w:cs="Times New Roman"/>
          <w:szCs w:val="24"/>
        </w:rPr>
      </w:pPr>
      <w:del w:id="81" w:author="ChatGPT" w:date="2026-09-27T17:26:19Z">
        <w:r>
          <w:rPr>
            <w:rFonts w:eastAsia="Times New Roman" w:cs="Times New Roman"/>
            <w:szCs w:val="24"/>
          </w:rPr>
          <w:delText>A7  RungTriggerEval(price, schema):</w:delText>
        </w:r>
      </w:del>
      <w:ins w:id="82" w:author="ChatGPT" w:date="2026-09-27T17:26:19Z">
        <w:r>
          <w:rPr>
            <w:rFonts w:eastAsia="Times New Roman" w:cs="Times New Roman"/>
            <w:szCs w:val="24"/>
          </w:rPr>
          <w:t>A7  ActionThresholdEval(inputs, schema):</w:t>
        </w:r>
      </w:ins>
    </w:p>
    <w:p w14:paraId="15962DF6" w14:textId="77777777" w:rsidR="00BD40F3" w:rsidRPr="00BC7EF4" w:rsidRDefault="00B6649B" w:rsidP="00385F52">
      <w:pPr>
        <w:spacing w:after="120" w:line="276" w:lineRule="auto"/>
        <w:ind w:firstLine="720"/>
        <w:contextualSpacing/>
        <w:jc w:val="both"/>
        <w:rPr>
          <w:rFonts w:eastAsia="Times New Roman" w:cs="Times New Roman"/>
          <w:szCs w:val="24"/>
        </w:rPr>
      </w:pPr>
      <w:del w:id="25" w:author="ChatGPT" w:date="2026-09-27T17:26:19Z">
        <w:r>
          <w:rPr>
            <w:rFonts w:eastAsia="Times New Roman" w:cs="Times New Roman"/>
            <w:szCs w:val="24"/>
          </w:rPr>
          <w:delText xml:space="preserve">      compute triggers(price, schema)</w:delText>
        </w:r>
      </w:del>
      <w:ins w:id="26" w:author="ChatGPT" w:date="2026-09-27T17:26:19Z">
        <w:r>
          <w:rPr>
            <w:rFonts w:eastAsia="Times New Roman" w:cs="Times New Roman"/>
            <w:szCs w:val="24"/>
          </w:rPr>
          <w:t xml:space="preserve">      compute triggers(inputs, schema)</w:t>
        </w:r>
      </w:ins>
    </w:p>
    <w:p w14:paraId="3D6DE918" w14:textId="77777777" w:rsidR="00BD40F3" w:rsidRPr="00BC7EF4" w:rsidRDefault="00B6649B" w:rsidP="00385F52">
      <w:pPr>
        <w:spacing w:after="120" w:line="276" w:lineRule="auto"/>
        <w:ind w:firstLine="720"/>
        <w:contextualSpacing/>
        <w:jc w:val="both"/>
        <w:rPr>
          <w:rFonts w:eastAsia="Times New Roman" w:cs="Times New Roman"/>
          <w:szCs w:val="24"/>
        </w:rPr>
      </w:pPr>
      <w:del w:id="83" w:author="ChatGPT" w:date="2026-09-27T17:26:19Z">
        <w:r>
          <w:rPr>
            <w:rFonts w:eastAsia="Times New Roman" w:cs="Times New Roman"/>
            <w:szCs w:val="24"/>
          </w:rPr>
          <w:delText xml:space="preserve">      return triggeredRungs</w:delText>
        </w:r>
      </w:del>
      <w:ins w:id="84" w:author="ChatGPT" w:date="2026-09-27T17:26:19Z">
        <w:r>
          <w:rPr>
            <w:rFonts w:eastAsia="Times New Roman" w:cs="Times New Roman"/>
            <w:szCs w:val="24"/>
          </w:rPr>
          <w:t xml:space="preserve">      return eligibleActions</w:t>
        </w:r>
      </w:ins>
    </w:p>
    <w:p w14:paraId="3C94166F" w14:textId="77777777" w:rsidR="00BD40F3" w:rsidRPr="00BC7EF4" w:rsidRDefault="00B6649B" w:rsidP="00385F52">
      <w:pPr>
        <w:spacing w:after="120" w:line="276" w:lineRule="auto"/>
        <w:ind w:firstLine="720"/>
        <w:contextualSpacing/>
        <w:jc w:val="both"/>
        <w:rPr>
          <w:rFonts w:eastAsia="Times New Roman" w:cs="Times New Roman"/>
          <w:szCs w:val="24"/>
        </w:rPr>
      </w:pPr>
      <w:del w:id="27" w:author="ChatGPT" w:date="2026-09-27T17:26:19Z">
        <w:r>
          <w:rPr>
            <w:rFonts w:eastAsia="Times New Roman" w:cs="Times New Roman"/>
            <w:szCs w:val="24"/>
          </w:rPr>
          <w:delText>A8  GiftCapture(price, target, margin, lockout):</w:delText>
        </w:r>
      </w:del>
      <w:ins w:id="28" w:author="ChatGPT" w:date="2026-09-27T17:26:19Z">
        <w:r>
          <w:rPr>
            <w:rFonts w:eastAsia="Times New Roman" w:cs="Times New Roman"/>
            <w:szCs w:val="24"/>
          </w:rPr>
          <w:t>A8 GiftCapture(inputs, rule, lockout):</w:t>
        </w:r>
      </w:ins>
    </w:p>
    <w:p w14:paraId="182D7C90" w14:textId="77777777" w:rsidR="00BD40F3" w:rsidRPr="00BC7EF4" w:rsidRDefault="00B6649B" w:rsidP="00385F52">
      <w:pPr>
        <w:spacing w:after="120" w:line="276" w:lineRule="auto"/>
        <w:ind w:firstLine="720"/>
        <w:contextualSpacing/>
        <w:jc w:val="both"/>
        <w:rPr>
          <w:rFonts w:eastAsia="Times New Roman" w:cs="Times New Roman"/>
          <w:szCs w:val="24"/>
        </w:rPr>
      </w:pPr>
      <w:del w:id="29" w:author="ChatGPT" w:date="2026-09-27T17:26:19Z">
        <w:r>
          <w:rPr>
            <w:rFonts w:eastAsia="Times New Roman" w:cs="Times New Roman"/>
            <w:szCs w:val="24"/>
          </w:rPr>
          <w:delText xml:space="preserve">      if price ≥ target(1+margin) ∧ ¬lockout.active:</w:delText>
        </w:r>
      </w:del>
      <w:ins w:id="30" w:author="ChatGPT" w:date="2026-09-27T17:26:19Z">
        <w:r>
          <w:rPr>
            <w:rFonts w:eastAsia="Times New Roman" w:cs="Times New Roman"/>
            <w:szCs w:val="24"/>
          </w:rPr>
          <w:t xml:space="preserve">      if ruleSatisfied(inputs, rule) ∧ ¬lockout.active:</w:t>
        </w:r>
      </w:ins>
    </w:p>
    <w:p w14:paraId="24106ACB" w14:textId="77777777" w:rsidR="00BD40F3" w:rsidRPr="00BC7EF4" w:rsidRDefault="00B6649B" w:rsidP="00385F52">
      <w:pPr>
        <w:spacing w:after="120" w:line="276" w:lineRule="auto"/>
        <w:ind w:firstLine="720"/>
        <w:contextualSpacing/>
        <w:jc w:val="both"/>
        <w:rPr>
          <w:rFonts w:eastAsia="Times New Roman" w:cs="Times New Roman"/>
          <w:szCs w:val="24"/>
        </w:rPr>
      </w:pPr>
      <w:del w:id="85" w:author="ChatGPT" w:date="2026-09-27T17:26:19Z">
        <w:r>
          <w:rPr>
            <w:rFonts w:eastAsia="Times New Roman" w:cs="Times New Roman"/>
            <w:szCs w:val="24"/>
          </w:rPr>
          <w:delText xml:space="preserve">          consolidateNextRung()</w:delText>
        </w:r>
      </w:del>
      <w:ins w:id="86" w:author="ChatGPT" w:date="2026-09-27T17:26:19Z">
        <w:r>
          <w:rPr>
            <w:rFonts w:eastAsia="Times New Roman" w:cs="Times New Roman"/>
            <w:szCs w:val="24"/>
          </w:rPr>
          <w:t xml:space="preserve">          applyConfiguredAction()</w:t>
        </w:r>
      </w:ins>
    </w:p>
    <w:p w14:paraId="24DDB65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lockout.start</w:t>
      </w:r>
      <w:proofErr w:type="spellEnd"/>
      <w:r w:rsidRPr="00BC7EF4">
        <w:rPr>
          <w:rFonts w:eastAsia="Times New Roman" w:cs="Times New Roman"/>
          <w:szCs w:val="24"/>
        </w:rPr>
        <w:t>()</w:t>
      </w:r>
    </w:p>
    <w:p w14:paraId="68A974E8"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A9  </w:t>
      </w:r>
      <w:proofErr w:type="spellStart"/>
      <w:r w:rsidRPr="00BC7EF4">
        <w:rPr>
          <w:rFonts w:eastAsia="Times New Roman" w:cs="Times New Roman"/>
          <w:szCs w:val="24"/>
        </w:rPr>
        <w:t>ErrorHandling</w:t>
      </w:r>
      <w:proofErr w:type="spellEnd"/>
      <w:r w:rsidRPr="00BC7EF4">
        <w:rPr>
          <w:rFonts w:eastAsia="Times New Roman" w:cs="Times New Roman"/>
          <w:szCs w:val="24"/>
        </w:rPr>
        <w:t>(event):</w:t>
      </w:r>
    </w:p>
    <w:p w14:paraId="47F6DCC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missingNumber</w:t>
      </w:r>
      <w:proofErr w:type="spellEnd"/>
      <w:r w:rsidRPr="00BC7EF4">
        <w:rPr>
          <w:rFonts w:eastAsia="Times New Roman" w:cs="Times New Roman"/>
          <w:szCs w:val="24"/>
        </w:rPr>
        <w:t xml:space="preserve"> → mark NON-CANONICAL</w:t>
      </w:r>
    </w:p>
    <w:p w14:paraId="648142E4"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if </w:t>
      </w:r>
      <w:proofErr w:type="spellStart"/>
      <w:r w:rsidRPr="00BC7EF4">
        <w:rPr>
          <w:rFonts w:eastAsia="Times New Roman" w:cs="Times New Roman"/>
          <w:szCs w:val="24"/>
        </w:rPr>
        <w:t>suspectedHallucination</w:t>
      </w:r>
      <w:proofErr w:type="spellEnd"/>
      <w:r w:rsidRPr="00BC7EF4">
        <w:rPr>
          <w:rFonts w:eastAsia="Times New Roman" w:cs="Times New Roman"/>
          <w:szCs w:val="24"/>
        </w:rPr>
        <w:t xml:space="preserve"> → flag UNVERIFIED</w:t>
      </w:r>
    </w:p>
    <w:p w14:paraId="4DF01B4A"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A10 </w:t>
      </w:r>
      <w:proofErr w:type="spellStart"/>
      <w:r w:rsidRPr="00BC7EF4">
        <w:rPr>
          <w:rFonts w:eastAsia="Times New Roman" w:cs="Times New Roman"/>
          <w:szCs w:val="24"/>
        </w:rPr>
        <w:t>EmotionalStabilityHook</w:t>
      </w:r>
      <w:proofErr w:type="spellEnd"/>
      <w:r w:rsidRPr="00BC7EF4">
        <w:rPr>
          <w:rFonts w:eastAsia="Times New Roman" w:cs="Times New Roman"/>
          <w:szCs w:val="24"/>
        </w:rPr>
        <w:t>():</w:t>
      </w:r>
    </w:p>
    <w:p w14:paraId="0F53C665"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pause(5 min)</w:t>
      </w:r>
    </w:p>
    <w:p w14:paraId="1BEEC25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w:t>
      </w:r>
      <w:proofErr w:type="spellStart"/>
      <w:r w:rsidRPr="00BC7EF4">
        <w:rPr>
          <w:rFonts w:eastAsia="Times New Roman" w:cs="Times New Roman"/>
          <w:szCs w:val="24"/>
        </w:rPr>
        <w:t>restateDecision</w:t>
      </w:r>
      <w:proofErr w:type="spellEnd"/>
      <w:r w:rsidRPr="00BC7EF4">
        <w:rPr>
          <w:rFonts w:eastAsia="Times New Roman" w:cs="Times New Roman"/>
          <w:szCs w:val="24"/>
        </w:rPr>
        <w:t>()</w:t>
      </w:r>
    </w:p>
    <w:p w14:paraId="31A37A66"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 xml:space="preserve">      then proceed or defer</w:t>
      </w:r>
    </w:p>
    <w:p w14:paraId="679B6442"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B — Drift-Diagnostics Logs</w:t>
      </w:r>
    </w:p>
    <w:p w14:paraId="4F62239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12 audit cycles; the underlying logs were not supplied for independent verification.</w:t>
      </w:r>
    </w:p>
    <w:p w14:paraId="02FB91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91% average drift reduction and a 64% decrease in mean recovery latency; neither calculation nor its source observations could be independently verified.</w:t>
      </w:r>
    </w:p>
    <w:p w14:paraId="081ADF1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Example diagnostic entry:</w:t>
      </w:r>
    </w:p>
    <w:tbl>
      <w:tblPr>
        <w:tblStyle w:val="a7"/>
        <w:tblW w:w="814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882"/>
        <w:gridCol w:w="1243"/>
        <w:gridCol w:w="1878"/>
        <w:gridCol w:w="1919"/>
        <w:gridCol w:w="2223"/>
      </w:tblGrid>
      <w:tr w:rsidR="00BD40F3" w:rsidRPr="00BC7EF4" w14:paraId="4841078C" w14:textId="77777777">
        <w:trPr>
          <w:trHeight w:val="597"/>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9EC1CB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Cycle</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176AC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Files Checked</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767FC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 Mismatches</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53A9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Recovery Time (s)</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399398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46C1FABD" w14:textId="77777777">
        <w:trPr>
          <w:trHeight w:val="597"/>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1CB6A58" w14:textId="77777777" w:rsidR="00BD40F3" w:rsidRPr="00BC7EF4" w:rsidRDefault="00B6649B" w:rsidP="00385F52">
            <w:pPr>
              <w:spacing w:after="120" w:line="276" w:lineRule="auto"/>
              <w:contextualSpacing/>
              <w:jc w:val="both"/>
              <w:rPr>
                <w:rFonts w:eastAsia="Times New Roman" w:cs="Times New Roman"/>
                <w:szCs w:val="24"/>
              </w:rPr>
            </w:pPr>
            <w:del w:id="33" w:author="ChatGPT" w:date="2026-09-27T17:26:19Z">
              <w:r>
                <w:rPr>
                  <w:rFonts w:eastAsia="Times New Roman" w:cs="Times New Roman"/>
                  <w:szCs w:val="24"/>
                </w:rPr>
                <w:delText>1</w:delText>
              </w:r>
            </w:del>
            <w:ins w:id="34" w:author="ChatGPT" w:date="2026-09-27T17:26:19Z">
              <w:r>
                <w:rPr>
                  <w:rFonts w:eastAsia="Times New Roman" w:cs="Times New Roman"/>
                  <w:szCs w:val="24"/>
                </w:rPr>
                <w:t>Not supplied</w:t>
              </w:r>
            </w:ins>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3BB5555" w14:textId="77777777" w:rsidR="00BD40F3" w:rsidRPr="00BC7EF4" w:rsidRDefault="00B6649B" w:rsidP="00385F52">
            <w:pPr>
              <w:spacing w:after="120" w:line="276" w:lineRule="auto"/>
              <w:contextualSpacing/>
              <w:jc w:val="both"/>
              <w:rPr>
                <w:rFonts w:eastAsia="Times New Roman" w:cs="Times New Roman"/>
                <w:szCs w:val="24"/>
              </w:rPr>
            </w:pPr>
            <w:del w:id="35" w:author="ChatGPT" w:date="2026-09-27T17:26:19Z">
              <w:r>
                <w:rPr>
                  <w:rFonts w:eastAsia="Times New Roman" w:cs="Times New Roman"/>
                  <w:szCs w:val="24"/>
                </w:rPr>
                <w:delText>19</w:delText>
              </w:r>
            </w:del>
            <w:ins w:id="36" w:author="ChatGPT" w:date="2026-09-27T17:26:19Z">
              <w:r>
                <w:rPr>
                  <w:rFonts w:eastAsia="Times New Roman" w:cs="Times New Roman"/>
                  <w:szCs w:val="24"/>
                </w:rPr>
                <w:t>Not supplied</w:t>
              </w:r>
            </w:ins>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C593E4" w14:textId="77777777" w:rsidR="00BD40F3" w:rsidRPr="00BC7EF4" w:rsidRDefault="00B6649B" w:rsidP="00385F52">
            <w:pPr>
              <w:spacing w:after="120" w:line="276" w:lineRule="auto"/>
              <w:contextualSpacing/>
              <w:jc w:val="both"/>
              <w:rPr>
                <w:rFonts w:eastAsia="Times New Roman" w:cs="Times New Roman"/>
                <w:szCs w:val="24"/>
              </w:rPr>
            </w:pPr>
            <w:del w:id="37" w:author="ChatGPT" w:date="2026-09-27T17:26:19Z">
              <w:r>
                <w:rPr>
                  <w:rFonts w:eastAsia="Times New Roman" w:cs="Times New Roman"/>
                  <w:szCs w:val="24"/>
                </w:rPr>
                <w:delText>7</w:delText>
              </w:r>
            </w:del>
            <w:ins w:id="38" w:author="ChatGPT" w:date="2026-09-27T17:26:19Z">
              <w:r>
                <w:rPr>
                  <w:rFonts w:eastAsia="Times New Roman" w:cs="Times New Roman"/>
                  <w:szCs w:val="24"/>
                </w:rPr>
                <w:t>Not supplied</w:t>
              </w:r>
            </w:ins>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AC785E4" w14:textId="77777777" w:rsidR="00BD40F3" w:rsidRPr="00BC7EF4" w:rsidRDefault="00B6649B" w:rsidP="00385F52">
            <w:pPr>
              <w:spacing w:after="120" w:line="276" w:lineRule="auto"/>
              <w:contextualSpacing/>
              <w:jc w:val="both"/>
              <w:rPr>
                <w:rFonts w:eastAsia="Times New Roman" w:cs="Times New Roman"/>
                <w:szCs w:val="24"/>
              </w:rPr>
            </w:pPr>
            <w:del w:id="39" w:author="ChatGPT" w:date="2026-09-27T17:26:19Z">
              <w:r>
                <w:rPr>
                  <w:rFonts w:eastAsia="Times New Roman" w:cs="Times New Roman"/>
                  <w:szCs w:val="24"/>
                </w:rPr>
                <w:delText>184</w:delText>
              </w:r>
            </w:del>
            <w:ins w:id="40" w:author="ChatGPT" w:date="2026-09-27T17:26:19Z">
              <w:r>
                <w:rPr>
                  <w:rFonts w:eastAsia="Times New Roman" w:cs="Times New Roman"/>
                  <w:szCs w:val="24"/>
                </w:rPr>
                <w:t>Not supplied</w:t>
              </w:r>
            </w:ins>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368639B" w14:textId="77777777" w:rsidR="00BD40F3" w:rsidRPr="00BC7EF4" w:rsidRDefault="00B6649B" w:rsidP="00385F52">
            <w:pPr>
              <w:spacing w:after="120" w:line="276" w:lineRule="auto"/>
              <w:contextualSpacing/>
              <w:jc w:val="both"/>
              <w:rPr>
                <w:rFonts w:eastAsia="Times New Roman" w:cs="Times New Roman"/>
                <w:szCs w:val="24"/>
              </w:rPr>
            </w:pPr>
            <w:del w:id="41" w:author="ChatGPT" w:date="2026-09-27T17:26:19Z">
              <w:r>
                <w:rPr>
                  <w:rFonts w:eastAsia="Times New Roman" w:cs="Times New Roman"/>
                  <w:szCs w:val="24"/>
                </w:rPr>
                <w:delText>Pre-canonical baseline</w:delText>
              </w:r>
            </w:del>
            <w:ins w:id="42" w:author="ChatGPT" w:date="2026-09-27T17:26:19Z">
              <w:r>
                <w:rPr>
                  <w:rFonts w:eastAsia="Times New Roman" w:cs="Times New Roman"/>
                  <w:szCs w:val="24"/>
                </w:rPr>
                <w:t>Template fields only; underlying records and values were not supplied.</w:t>
              </w:r>
            </w:ins>
          </w:p>
        </w:tc>
      </w:tr>
      <w:tr w:rsidR="00BD40F3" w:rsidRPr="00BC7EF4" w14:paraId="05D29D22" w14:textId="77777777">
        <w:trPr>
          <w:trHeight w:val="360"/>
          <w:del/>
        </w:trPr>
        <w:tc>
          <w:tcPr>
            <w:tcW w:w="88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BCFEC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w:t>
            </w:r>
          </w:p>
        </w:tc>
        <w:tc>
          <w:tcPr>
            <w:tcW w:w="12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F87C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B686E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6374E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66</w:t>
            </w:r>
          </w:p>
        </w:tc>
        <w:tc>
          <w:tcPr>
            <w:tcW w:w="222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988F2A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Post-Freeze A6 active</w:t>
            </w:r>
          </w:p>
        </w:tc>
      </w:tr>
      <w:tr w:rsidR="00BD40F3" w:rsidRPr="00BC7EF4" w14:paraId="7C3D611E" w14:textId="77777777">
        <w:trPr>
          <w:trHeight w:val="360"/>
          <w:del/>
        </w:trPr>
        <w:tc>
          <w:tcPr>
            <w:tcW w:w="88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BE2E3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12</w:t>
            </w:r>
          </w:p>
        </w:tc>
        <w:tc>
          <w:tcPr>
            <w:tcW w:w="12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A3941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3</w:t>
            </w:r>
          </w:p>
        </w:tc>
        <w:tc>
          <w:tcPr>
            <w:tcW w:w="187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1966A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0</w:t>
            </w:r>
          </w:p>
        </w:tc>
        <w:tc>
          <w:tcPr>
            <w:tcW w:w="191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271CB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61</w:t>
            </w:r>
          </w:p>
        </w:tc>
        <w:tc>
          <w:tcPr>
            <w:tcW w:w="222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288915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Stable state achieved</w:t>
            </w:r>
          </w:p>
        </w:tc>
      </w:tr>
    </w:tbl>
    <w:p w14:paraId="59C3AEEA"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31A19F4"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SHA-256 hashes and parent–child links were used. Source files and calculation records were not supplied, so hash integrity and reproducibility were not independently verified.</w:t>
      </w:r>
    </w:p>
    <w:p w14:paraId="5B62826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C — Compaction Digest Example</w:t>
      </w:r>
    </w:p>
    <w:p>
      <w:pPr>
        <w:keepNext/>
        <w:keepLines/>
        <w:spacing w:after="120" w:line="276" w:lineRule="auto"/>
        <w:ind w:firstLine="720"/>
        <w:contextualSpacing/>
        <w:jc w:val="both"/>
        <w:rPr>
          <w:rFonts w:eastAsia="Times New Roman" w:cs="Times New Roman"/>
          <w:b/>
          <w:i/>
          <w:szCs w:val="24"/>
        </w:rPr>
      </w:pPr>
      <w:r>
        <w:t w:space="preserve"> Illustrative values transcribed from the previous version of this manuscript; the underlying conversation, digest, and calculations were not supplied for independent verification.</w:t>
      </w:r>
    </w:p>
    <w:p w14:paraId="6D317E4F"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Input: ≈ 18 000 tokens chat history.</w:t>
      </w:r>
    </w:p>
    <w:p w14:paraId="1EC79530"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szCs w:val="24"/>
        </w:rPr>
        <w:t>Output: 194-token digest.</w:t>
      </w:r>
    </w:p>
    <w:p w14:paraId="1469AE82" w14:textId="77777777" w:rsidR="00BD40F3" w:rsidRPr="00BC7EF4" w:rsidRDefault="00B6649B" w:rsidP="00385F52">
      <w:pPr>
        <w:spacing w:after="120" w:line="276" w:lineRule="auto"/>
        <w:ind w:firstLine="720"/>
        <w:contextualSpacing/>
        <w:jc w:val="both"/>
        <w:rPr>
          <w:rFonts w:eastAsia="Times New Roman" w:cs="Times New Roman"/>
          <w:szCs w:val="24"/>
        </w:rPr>
      </w:pPr>
      <w:r>
        <w:rPr>
          <w:rFonts w:eastAsia="Times New Roman" w:cs="Times New Roman"/>
          <w:szCs w:val="24"/>
        </w:rPr>
        <w:t>Delta:  0.02 % drift detected and reconciled; the underlying calculation and record were not supplied for independent verification.</w:t>
      </w:r>
    </w:p>
    <w:p w14:paraId="35587F3A" w14:textId="77777777" w:rsidR="00BD40F3" w:rsidRPr="00BC7EF4" w:rsidRDefault="00B6649B" w:rsidP="00385F52">
      <w:pPr>
        <w:spacing w:after="120" w:line="276" w:lineRule="auto"/>
        <w:ind w:firstLine="720"/>
        <w:contextualSpacing/>
        <w:jc w:val="both"/>
        <w:rPr>
          <w:rFonts w:eastAsia="Times New Roman" w:cs="Times New Roman"/>
          <w:szCs w:val="24"/>
        </w:rPr>
      </w:pPr>
      <w:r>
        <w:t>Open Decisions: Source verification pending.</w:t>
      </w:r>
    </w:p>
    <w:p w14:paraId="1E3EEF80"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reports a 92.7% compression ratio and semantic deviation below 0.5%; neither figure was independently verified.</w:t>
      </w:r>
    </w:p>
    <w:p w14:paraId="6F76BAE4" w14:textId="77777777" w:rsidR="00BD40F3" w:rsidRPr="00BC7EF4" w:rsidRDefault="00B6649B" w:rsidP="00385F52">
      <w:pPr>
        <w:keepNext/>
        <w:keepLines/>
        <w:spacing w:after="120" w:line="276" w:lineRule="auto"/>
        <w:ind w:firstLine="720"/>
        <w:contextualSpacing/>
        <w:jc w:val="both"/>
        <w:rPr>
          <w:rFonts w:eastAsia="Times New Roman" w:cs="Times New Roman"/>
          <w:szCs w:val="24"/>
        </w:rPr>
      </w:pPr>
      <w:r w:rsidRPr="00BC7EF4">
        <w:rPr>
          <w:rFonts w:eastAsia="Times New Roman" w:cs="Times New Roman"/>
          <w:szCs w:val="24"/>
        </w:rPr>
        <w:t>Appendix D — Checksum Registry Snapshot</w:t>
      </w:r>
    </w:p>
    <w:p>
      <w:pPr>
        <w:keepNext/>
        <w:keepLines/>
        <w:spacing w:after="120" w:line="276" w:lineRule="auto"/>
        <w:ind w:firstLine="720"/>
        <w:contextualSpacing/>
        <w:jc w:val="both"/>
        <w:rPr>
          <w:rFonts w:eastAsia="Times New Roman" w:cs="Times New Roman"/>
          <w:szCs w:val="24"/>
        </w:rPr>
      </w:pPr>
      <w:del w:id="87" w:author="ChatGPT" w:date="2026-09-27T17:26:19Z">
        <w:r>
          <w:delText xml:space="preserve"> Snapshot values are reproduced from the previous version of this manuscript; hash fragments, timestamps, and parent links have not been independently verified.</w:delText>
        </w:r>
      </w:del>
      <w:ins w:id="88" w:author="ChatGPT" w:date="2026-09-27T17:26:19Z">
        <w:r>
          <w:t>The previous version included a checksum snapshot; source files were not supplied, so the listed values could not be independently verified.</w:t>
        </w:r>
      </w:ins>
    </w:p>
    <w:tbl>
      <w:tblPr>
        <w:tblStyle w:val="a8"/>
        <w:tblW w:w="811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724"/>
        <w:gridCol w:w="2410"/>
        <w:gridCol w:w="851"/>
        <w:gridCol w:w="992"/>
        <w:gridCol w:w="1138"/>
      </w:tblGrid>
      <w:tr w:rsidR="00BD40F3" w:rsidRPr="00BC7EF4" w14:paraId="415FF83B" w14:textId="77777777">
        <w:trPr>
          <w:trHeight w:val="597"/>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ECC24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File</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E5E49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Timestamp</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FB46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Hash</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3784D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Parent</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F00E4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B4252B9" w14:textId="77777777">
        <w:trPr>
          <w:trHeight w:val="597"/>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9C2CBBF" w14:textId="77777777" w:rsidR="00BD40F3" w:rsidRPr="00BC7EF4" w:rsidRDefault="00B6649B" w:rsidP="00385F52">
            <w:pPr>
              <w:spacing w:after="120" w:line="276" w:lineRule="auto"/>
              <w:contextualSpacing/>
              <w:jc w:val="both"/>
              <w:rPr>
                <w:rFonts w:eastAsia="Times New Roman" w:cs="Times New Roman"/>
                <w:szCs w:val="24"/>
              </w:rPr>
            </w:pPr>
            <w:del w:id="43" w:author="ChatGPT" w:date="2026-09-27T17:26:19Z">
              <w:r>
                <w:rPr>
                  <w:rFonts w:eastAsia="Times New Roman" w:cs="Times New Roman"/>
                  <w:szCs w:val="24"/>
                </w:rPr>
                <w:delText>Strategy_v4.0_FINAL</w:delText>
              </w:r>
            </w:del>
            <w:ins w:id="44" w:author="ChatGPT" w:date="2026-09-27T17:26:19Z">
              <w:r>
                <w:rPr>
                  <w:rFonts w:eastAsia="Times New Roman" w:cs="Times New Roman"/>
                  <w:szCs w:val="24"/>
                </w:rPr>
                <w:t>Example file</w:t>
              </w:r>
            </w:ins>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0F2FD5" w14:textId="77777777" w:rsidR="00BD40F3" w:rsidRPr="00BC7EF4" w:rsidRDefault="00B6649B" w:rsidP="00385F52">
            <w:pPr>
              <w:spacing w:after="120" w:line="276" w:lineRule="auto"/>
              <w:contextualSpacing/>
              <w:jc w:val="both"/>
              <w:rPr>
                <w:rFonts w:eastAsia="Times New Roman" w:cs="Times New Roman"/>
                <w:szCs w:val="24"/>
              </w:rPr>
            </w:pPr>
            <w:del w:id="45" w:author="ChatGPT" w:date="2026-09-27T17:26:19Z">
              <w:r>
                <w:rPr>
                  <w:rFonts w:eastAsia="Times New Roman" w:cs="Times New Roman"/>
                  <w:szCs w:val="24"/>
                </w:rPr>
                <w:delText>2025-10-23 09:00 UTC</w:delText>
              </w:r>
            </w:del>
            <w:ins w:id="46" w:author="ChatGPT" w:date="2026-09-27T17:26:19Z">
              <w:r>
                <w:rPr>
                  <w:rFonts w:eastAsia="Times New Roman" w:cs="Times New Roman"/>
                  <w:szCs w:val="24"/>
                </w:rPr>
                <w:t>Not supplied</w:t>
              </w:r>
            </w:ins>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EAAE93B" w14:textId="77777777" w:rsidR="00BD40F3" w:rsidRPr="00BC7EF4" w:rsidRDefault="00B6649B" w:rsidP="00385F52">
            <w:pPr>
              <w:spacing w:after="120" w:line="276" w:lineRule="auto"/>
              <w:contextualSpacing/>
              <w:jc w:val="both"/>
              <w:rPr>
                <w:rFonts w:eastAsia="Times New Roman" w:cs="Times New Roman"/>
                <w:szCs w:val="24"/>
              </w:rPr>
            </w:pPr>
            <w:del w:id="47" w:author="ChatGPT" w:date="2026-09-27T17:26:19Z">
              <w:r>
                <w:rPr>
                  <w:rFonts w:eastAsia="Times New Roman" w:cs="Times New Roman"/>
                  <w:szCs w:val="24"/>
                </w:rPr>
                <w:delText>8e4a…</w:delText>
              </w:r>
            </w:del>
            <w:ins w:id="48" w:author="ChatGPT" w:date="2026-09-27T17:26:19Z">
              <w:r>
                <w:rPr>
                  <w:rFonts w:eastAsia="Times New Roman" w:cs="Times New Roman"/>
                  <w:szCs w:val="24"/>
                </w:rPr>
                <w:t>Not supplied</w:t>
              </w:r>
            </w:ins>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DC230A9" w14:textId="77777777" w:rsidR="00BD40F3" w:rsidRPr="00BC7EF4" w:rsidRDefault="00B6649B" w:rsidP="00385F52">
            <w:pPr>
              <w:spacing w:after="120" w:line="276" w:lineRule="auto"/>
              <w:contextualSpacing/>
              <w:jc w:val="both"/>
              <w:rPr>
                <w:rFonts w:eastAsia="Times New Roman" w:cs="Times New Roman"/>
                <w:szCs w:val="24"/>
              </w:rPr>
            </w:pPr>
            <w:del w:id="49" w:author="ChatGPT" w:date="2026-09-27T17:26:19Z">
              <w:r>
                <w:rPr>
                  <w:rFonts w:eastAsia="Times New Roman" w:cs="Times New Roman"/>
                  <w:szCs w:val="24"/>
                </w:rPr>
                <w:delText xml:space="preserve">_ </w:delText>
              </w:r>
            </w:del>
            <w:ins w:id="50" w:author="ChatGPT" w:date="2026-09-27T17:26:19Z">
              <w:r>
                <w:rPr>
                  <w:rFonts w:eastAsia="Times New Roman" w:cs="Times New Roman"/>
                  <w:szCs w:val="24"/>
                </w:rPr>
                <w:t>Not supplied</w:t>
              </w:r>
            </w:ins>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DD18E06" w14:textId="77777777" w:rsidR="00BD40F3" w:rsidRPr="00BC7EF4" w:rsidRDefault="00B6649B" w:rsidP="00385F52">
            <w:pPr>
              <w:spacing w:after="120" w:line="276" w:lineRule="auto"/>
              <w:contextualSpacing/>
              <w:jc w:val="both"/>
              <w:rPr>
                <w:rFonts w:eastAsia="Times New Roman" w:cs="Times New Roman"/>
                <w:szCs w:val="24"/>
              </w:rPr>
            </w:pPr>
            <w:del w:id="51" w:author="ChatGPT" w:date="2026-09-27T17:26:19Z">
              <w:r>
                <w:rPr>
                  <w:rFonts w:eastAsia="Times New Roman" w:cs="Times New Roman"/>
                  <w:szCs w:val="24"/>
                </w:rPr>
                <w:delText>Active</w:delText>
              </w:r>
            </w:del>
            <w:ins w:id="52" w:author="ChatGPT" w:date="2026-09-27T17:26:19Z">
              <w:r>
                <w:rPr>
                  <w:rFonts w:eastAsia="Times New Roman" w:cs="Times New Roman"/>
                  <w:szCs w:val="24"/>
                </w:rPr>
                <w:t>Not verified</w:t>
              </w:r>
            </w:ins>
          </w:p>
        </w:tc>
      </w:tr>
      <w:tr w:rsidR="00BD40F3" w:rsidRPr="00BC7EF4" w14:paraId="503977F0" w14:textId="77777777">
        <w:trPr>
          <w:trHeight w:val="597"/>
          <w:del/>
        </w:trPr>
        <w:tc>
          <w:tcPr>
            <w:tcW w:w="272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A6C552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Canonical_v2.0_FINAL</w:t>
            </w:r>
          </w:p>
        </w:tc>
        <w:tc>
          <w:tcPr>
            <w:tcW w:w="2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0C949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09:05 UTC</w:t>
            </w:r>
          </w:p>
        </w:tc>
        <w:tc>
          <w:tcPr>
            <w:tcW w:w="851"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2AE08C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99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93878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8e4a…</w:t>
            </w:r>
          </w:p>
        </w:tc>
        <w:tc>
          <w:tcPr>
            <w:tcW w:w="113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BC3C3B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r w:rsidR="00BD40F3" w:rsidRPr="00BC7EF4" w14:paraId="005F7CB9" w14:textId="77777777">
        <w:trPr>
          <w:trHeight w:val="597"/>
          <w:del/>
        </w:trPr>
        <w:tc>
          <w:tcPr>
            <w:tcW w:w="272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7BB0E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LifeSystem_v1.1_FINAL</w:t>
            </w:r>
          </w:p>
        </w:tc>
        <w:tc>
          <w:tcPr>
            <w:tcW w:w="241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E1F7655"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2025-10-23 09:10 UTC</w:t>
            </w:r>
          </w:p>
        </w:tc>
        <w:tc>
          <w:tcPr>
            <w:tcW w:w="851"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80B92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6d2b…</w:t>
            </w:r>
          </w:p>
        </w:tc>
        <w:tc>
          <w:tcPr>
            <w:tcW w:w="99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EF055E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2a91…</w:t>
            </w:r>
          </w:p>
        </w:tc>
        <w:tc>
          <w:tcPr>
            <w:tcW w:w="113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51C0E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Active</w:t>
            </w:r>
          </w:p>
        </w:tc>
      </w:tr>
    </w:tbl>
    <w:p w14:paraId="6A407981"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468241D3"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states that integrity was verified using chained hashes; the source files were not supplied for an independent check.</w:t>
      </w:r>
    </w:p>
    <w:p w14:paraId="0E241C77"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E — Weekly Audit Template</w:t>
      </w:r>
    </w:p>
    <w:tbl>
      <w:tblPr>
        <w:tblStyle w:val="a9"/>
        <w:tblW w:w="448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839"/>
        <w:gridCol w:w="2646"/>
      </w:tblGrid>
      <w:tr w:rsidR="00BD40F3" w:rsidRPr="00BC7EF4" w14:paraId="1F3F39EC"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A64A8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Field</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9DEAA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Description</w:t>
            </w:r>
          </w:p>
        </w:tc>
      </w:tr>
      <w:tr w:rsidR="00BD40F3" w:rsidRPr="00BC7EF4" w14:paraId="27CF4FEB"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9DC9E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File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B56B0F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Unique name of artefact</w:t>
            </w:r>
          </w:p>
        </w:tc>
      </w:tr>
      <w:tr w:rsidR="00BD40F3" w:rsidRPr="00BC7EF4" w14:paraId="2242EB6A" w14:textId="77777777">
        <w:trPr>
          <w:trHeight w:val="360"/>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39A49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Numeric Path</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6C13D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 reference</w:t>
            </w:r>
          </w:p>
        </w:tc>
      </w:tr>
      <w:tr w:rsidR="00BD40F3" w:rsidRPr="00BC7EF4" w14:paraId="440FF88E" w14:textId="77777777">
        <w:trPr>
          <w:trHeight w:val="597"/>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4E0B1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Verification Status</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90C331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Pass / Fail / Pending</w:t>
            </w:r>
          </w:p>
        </w:tc>
      </w:tr>
      <w:tr w:rsidR="00BD40F3" w:rsidRPr="00BC7EF4" w14:paraId="21DC3BE8" w14:textId="77777777">
        <w:trPr>
          <w:trHeight w:val="597"/>
        </w:trPr>
        <w:tc>
          <w:tcPr>
            <w:tcW w:w="183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3BF303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lastRenderedPageBreak/>
              <w:t>Action Taken</w:t>
            </w:r>
          </w:p>
        </w:tc>
        <w:tc>
          <w:tcPr>
            <w:tcW w:w="2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A94C2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Correction / Freeze / Defer</w:t>
            </w:r>
          </w:p>
        </w:tc>
      </w:tr>
      <w:tr w:rsidR="00BD40F3" w:rsidRPr="00BC7EF4" w14:paraId="1F84056D" w14:textId="77777777">
        <w:trPr>
          <w:trHeight w:val="360"/>
        </w:trPr>
        <w:tc>
          <w:tcPr>
            <w:tcW w:w="183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8F2F9C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Reviewer ID</w:t>
            </w:r>
          </w:p>
        </w:tc>
        <w:tc>
          <w:tcPr>
            <w:tcW w:w="264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65914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Initials or AI tag</w:t>
            </w:r>
          </w:p>
        </w:tc>
      </w:tr>
    </w:tbl>
    <w:p w14:paraId="26D0E0E5"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65070CE"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F — Canonical ↔ Strategy Reconciliation Chart</w:t>
      </w:r>
    </w:p>
    <w:p w14:paraId="470470D8" w14:textId="77777777" w:rsidR="00BD40F3" w:rsidRPr="00BC7EF4" w:rsidRDefault="00B6649B" w:rsidP="00385F52">
      <w:pPr>
        <w:spacing w:after="120" w:line="276" w:lineRule="auto"/>
        <w:ind w:firstLine="720"/>
        <w:contextualSpacing/>
        <w:jc w:val="both"/>
        <w:rPr>
          <w:rFonts w:eastAsia="Times New Roman" w:cs="Times New Roman"/>
          <w:szCs w:val="24"/>
        </w:rPr>
      </w:pPr>
      <w:del w:id="89" w:author="ChatGPT" w:date="2026-09-27T17:26:19Z">
        <w:r>
          <w:delText xml:space="preserve"> Example reconciliation matrix reproduced from the previous version of this manuscript; the cited source artefacts were not supplied for independent verification.</w:delText>
        </w:r>
      </w:del>
      <w:ins w:id="90" w:author="ChatGPT" w:date="2026-09-27T17:26:19Z">
        <w:r>
          <w:t>The previous version included a reconciliation example; source artefacts were not supplied, so the example could not be independently verified.</w:t>
        </w:r>
      </w:ins>
    </w:p>
    <w:tbl>
      <w:tblPr>
        <w:tblStyle w:val="aa"/>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773"/>
        <w:gridCol w:w="1347"/>
        <w:gridCol w:w="1520"/>
        <w:gridCol w:w="1486"/>
      </w:tblGrid>
      <w:tr w:rsidR="00BD40F3" w:rsidRPr="00BC7EF4" w14:paraId="3F7065F8"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9D86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Key</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7A08BC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Strategy Ref</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1F95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Canonical Ref</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A7122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Status</w:t>
            </w:r>
          </w:p>
        </w:tc>
      </w:tr>
      <w:tr w:rsidR="00BD40F3" w:rsidRPr="00BC7EF4" w14:paraId="2F635677"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604A1FA" w14:textId="77777777" w:rsidR="00BD40F3" w:rsidRPr="00BC7EF4" w:rsidRDefault="00B6649B" w:rsidP="00385F52">
            <w:pPr>
              <w:spacing w:after="120" w:line="276" w:lineRule="auto"/>
              <w:contextualSpacing/>
              <w:jc w:val="both"/>
              <w:rPr>
                <w:rFonts w:eastAsia="Times New Roman" w:cs="Times New Roman"/>
                <w:szCs w:val="24"/>
              </w:rPr>
            </w:pPr>
            <w:r>
              <w:t>Rule 1</w:t>
            </w:r>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AC6C738" w14:textId="77777777" w:rsidR="00BD40F3" w:rsidRPr="00BC7EF4" w:rsidRDefault="00B6649B" w:rsidP="00385F52">
            <w:pPr>
              <w:spacing w:after="120" w:line="276" w:lineRule="auto"/>
              <w:contextualSpacing/>
              <w:jc w:val="both"/>
              <w:rPr>
                <w:rFonts w:eastAsia="Times New Roman" w:cs="Times New Roman"/>
                <w:szCs w:val="24"/>
              </w:rPr>
            </w:pPr>
            <w:r>
              <w:t>Section reference</w:t>
            </w:r>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6D56931" w14:textId="77777777" w:rsidR="00BD40F3" w:rsidRPr="00BC7EF4" w:rsidRDefault="00B6649B" w:rsidP="00385F52">
            <w:pPr>
              <w:spacing w:after="120" w:line="276" w:lineRule="auto"/>
              <w:contextualSpacing/>
              <w:jc w:val="both"/>
              <w:rPr>
                <w:rFonts w:eastAsia="Times New Roman" w:cs="Times New Roman"/>
                <w:szCs w:val="24"/>
              </w:rPr>
            </w:pPr>
            <w:r>
              <w:t>Sheet section</w:t>
            </w:r>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3138F8" w14:textId="77777777" w:rsidR="00BD40F3" w:rsidRPr="00BC7EF4" w:rsidRDefault="00B6649B" w:rsidP="00385F52">
            <w:pPr>
              <w:spacing w:after="120" w:line="276" w:lineRule="auto"/>
              <w:contextualSpacing/>
              <w:jc w:val="both"/>
              <w:rPr>
                <w:rFonts w:eastAsia="Times New Roman" w:cs="Times New Roman"/>
                <w:szCs w:val="24"/>
              </w:rPr>
            </w:pPr>
            <w:r>
              <w:t>Not verified</w:t>
            </w:r>
          </w:p>
        </w:tc>
      </w:tr>
      <w:tr w:rsidR="00BD40F3" w:rsidRPr="00BC7EF4" w14:paraId="3A24813F" w14:textId="77777777">
        <w:trPr>
          <w:trHeight w:val="597"/>
        </w:trPr>
        <w:tc>
          <w:tcPr>
            <w:tcW w:w="177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F8DAF1" w14:textId="77777777" w:rsidR="00BD40F3" w:rsidRPr="00BC7EF4" w:rsidRDefault="00B6649B" w:rsidP="00385F52">
            <w:pPr>
              <w:spacing w:after="120" w:line="276" w:lineRule="auto"/>
              <w:contextualSpacing/>
              <w:jc w:val="both"/>
              <w:rPr>
                <w:rFonts w:eastAsia="Times New Roman" w:cs="Times New Roman"/>
                <w:szCs w:val="24"/>
              </w:rPr>
            </w:pPr>
            <w:r>
              <w:t>Rule 2</w:t>
            </w:r>
          </w:p>
        </w:tc>
        <w:tc>
          <w:tcPr>
            <w:tcW w:w="134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F3FC82" w14:textId="77777777" w:rsidR="00BD40F3" w:rsidRPr="00BC7EF4" w:rsidRDefault="00B6649B" w:rsidP="00385F52">
            <w:pPr>
              <w:spacing w:after="120" w:line="276" w:lineRule="auto"/>
              <w:contextualSpacing/>
              <w:jc w:val="both"/>
              <w:rPr>
                <w:rFonts w:eastAsia="Times New Roman" w:cs="Times New Roman"/>
                <w:szCs w:val="24"/>
              </w:rPr>
            </w:pPr>
            <w:r>
              <w:t>Section reference</w:t>
            </w:r>
          </w:p>
        </w:tc>
        <w:tc>
          <w:tcPr>
            <w:tcW w:w="152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C2AE077" w14:textId="77777777" w:rsidR="00BD40F3" w:rsidRPr="00BC7EF4" w:rsidRDefault="00B6649B" w:rsidP="00385F52">
            <w:pPr>
              <w:spacing w:after="120" w:line="276" w:lineRule="auto"/>
              <w:contextualSpacing/>
              <w:jc w:val="both"/>
              <w:rPr>
                <w:rFonts w:eastAsia="Times New Roman" w:cs="Times New Roman"/>
                <w:szCs w:val="24"/>
              </w:rPr>
            </w:pPr>
            <w:r>
              <w:t>Sheet section</w:t>
            </w:r>
          </w:p>
        </w:tc>
        <w:tc>
          <w:tcPr>
            <w:tcW w:w="148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F21BE2" w14:textId="77777777" w:rsidR="00BD40F3" w:rsidRPr="00BC7EF4" w:rsidRDefault="00B6649B" w:rsidP="00385F52">
            <w:pPr>
              <w:spacing w:after="120" w:line="276" w:lineRule="auto"/>
              <w:contextualSpacing/>
              <w:jc w:val="both"/>
              <w:rPr>
                <w:rFonts w:eastAsia="Times New Roman" w:cs="Times New Roman"/>
                <w:szCs w:val="24"/>
              </w:rPr>
            </w:pPr>
            <w:r>
              <w:t>Not verified</w:t>
            </w:r>
          </w:p>
        </w:tc>
      </w:tr>
      <w:tr w:rsidR="00BD40F3" w:rsidRPr="00BC7EF4" w14:paraId="6EB8013A" w14:textId="77777777">
        <w:trPr>
          <w:trHeight w:val="597"/>
        </w:trPr>
        <w:tc>
          <w:tcPr>
            <w:tcW w:w="177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57F270E" w14:textId="77777777" w:rsidR="00BD40F3" w:rsidRPr="00BC7EF4" w:rsidRDefault="00B6649B" w:rsidP="00385F52">
            <w:pPr>
              <w:spacing w:after="120" w:line="276" w:lineRule="auto"/>
              <w:contextualSpacing/>
              <w:jc w:val="both"/>
              <w:rPr>
                <w:rFonts w:eastAsia="Times New Roman" w:cs="Times New Roman"/>
                <w:szCs w:val="24"/>
              </w:rPr>
            </w:pPr>
            <w:del w:id="53" w:author="ChatGPT" w:date="2026-09-27T17:26:19Z">
              <w:r>
                <w:rPr>
                  <w:rFonts w:eastAsia="Times New Roman" w:cs="Times New Roman"/>
                  <w:szCs w:val="24"/>
                </w:rPr>
                <w:delText>FX Rate</w:delText>
              </w:r>
            </w:del>
            <w:ins w:id="54" w:author="ChatGPT" w:date="2026-09-27T17:26:19Z">
              <w:r>
                <w:rPr>
                  <w:rFonts w:eastAsia="Times New Roman" w:cs="Times New Roman"/>
                  <w:szCs w:val="24"/>
                </w:rPr>
                <w:t>Conversion factor</w:t>
              </w:r>
            </w:ins>
          </w:p>
        </w:tc>
        <w:tc>
          <w:tcPr>
            <w:tcW w:w="134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A09FD69" w14:textId="77777777" w:rsidR="00BD40F3" w:rsidRPr="00BC7EF4" w:rsidRDefault="00B6649B" w:rsidP="00385F52">
            <w:pPr>
              <w:spacing w:after="120" w:line="276" w:lineRule="auto"/>
              <w:contextualSpacing/>
              <w:jc w:val="both"/>
              <w:rPr>
                <w:rFonts w:eastAsia="Times New Roman" w:cs="Times New Roman"/>
                <w:szCs w:val="24"/>
              </w:rPr>
            </w:pPr>
            <w:del w:id="55" w:author="ChatGPT" w:date="2026-09-27T17:26:19Z">
              <w:r>
                <w:delText xml:space="preserve"> §3.5</w:delText>
              </w:r>
            </w:del>
            <w:ins w:id="56" w:author="ChatGPT" w:date="2026-09-27T17:26:19Z">
              <w:r>
                <w:t>Section reference</w:t>
              </w:r>
            </w:ins>
          </w:p>
        </w:tc>
        <w:tc>
          <w:tcPr>
            <w:tcW w:w="152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0C4B56E7" w14:textId="77777777" w:rsidR="00BD40F3" w:rsidRPr="00BC7EF4" w:rsidRDefault="00B6649B" w:rsidP="00385F52">
            <w:pPr>
              <w:spacing w:after="120" w:line="276" w:lineRule="auto"/>
              <w:contextualSpacing/>
              <w:jc w:val="both"/>
              <w:rPr>
                <w:rFonts w:eastAsia="Times New Roman" w:cs="Times New Roman"/>
                <w:szCs w:val="24"/>
              </w:rPr>
            </w:pPr>
            <w:del w:id="57" w:author="ChatGPT" w:date="2026-09-27T17:26:19Z">
              <w:r>
                <w:delText xml:space="preserve"> Sheet §B</w:delText>
              </w:r>
            </w:del>
            <w:ins w:id="58" w:author="ChatGPT" w:date="2026-09-27T17:26:19Z">
              <w:r>
                <w:t>Sheet section</w:t>
              </w:r>
            </w:ins>
          </w:p>
        </w:tc>
        <w:tc>
          <w:tcPr>
            <w:tcW w:w="1486"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518069" w14:textId="77777777" w:rsidR="00BD40F3" w:rsidRPr="00BC7EF4" w:rsidRDefault="00B6649B" w:rsidP="00385F52">
            <w:pPr>
              <w:spacing w:after="120" w:line="276" w:lineRule="auto"/>
              <w:contextualSpacing/>
              <w:jc w:val="both"/>
              <w:rPr>
                <w:rFonts w:eastAsia="Times New Roman" w:cs="Times New Roman"/>
                <w:szCs w:val="24"/>
              </w:rPr>
            </w:pPr>
            <w:del w:id="59" w:author="ChatGPT" w:date="2026-09-27T17:26:19Z">
              <w:r>
                <w:rPr>
                  <w:rFonts w:eastAsia="Times New Roman" w:cs="Times New Roman"/>
                  <w:szCs w:val="24"/>
                </w:rPr>
                <w:delText>Match</w:delText>
              </w:r>
            </w:del>
            <w:ins w:id="60" w:author="ChatGPT" w:date="2026-09-27T17:26:19Z">
              <w:r>
                <w:rPr>
                  <w:rFonts w:eastAsia="Times New Roman" w:cs="Times New Roman"/>
                  <w:szCs w:val="24"/>
                </w:rPr>
                <w:t>Not verified</w:t>
              </w:r>
            </w:ins>
          </w:p>
        </w:tc>
      </w:tr>
    </w:tbl>
    <w:p w14:paraId="01AD845E"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78BBCACF" w14:textId="77777777" w:rsidR="00BD40F3" w:rsidRPr="00BC7EF4" w:rsidRDefault="00B6649B" w:rsidP="00385F52">
      <w:pPr>
        <w:spacing w:after="120" w:line="276" w:lineRule="auto"/>
        <w:ind w:firstLine="720"/>
        <w:contextualSpacing/>
        <w:jc w:val="both"/>
        <w:rPr>
          <w:rFonts w:eastAsia="Times New Roman" w:cs="Times New Roman"/>
          <w:szCs w:val="24"/>
        </w:rPr>
      </w:pPr>
      <w:r>
        <w:t>The previous version of this manuscript reports zero discrepancies after a control activation; that count could not be independently verified.</w:t>
      </w:r>
    </w:p>
    <w:p w14:paraId="57605E09" w14:textId="77777777" w:rsidR="00BD40F3" w:rsidRPr="00BC7EF4" w:rsidRDefault="00B6649B" w:rsidP="00385F52">
      <w:pPr>
        <w:spacing w:after="120" w:line="276" w:lineRule="auto"/>
        <w:ind w:firstLine="720"/>
        <w:contextualSpacing/>
        <w:jc w:val="both"/>
        <w:rPr>
          <w:rFonts w:eastAsia="Times New Roman" w:cs="Times New Roman"/>
          <w:i/>
          <w:szCs w:val="24"/>
        </w:rPr>
      </w:pPr>
      <w:r w:rsidRPr="00BC7EF4">
        <w:rPr>
          <w:rFonts w:eastAsia="Times New Roman" w:cs="Times New Roman"/>
          <w:b/>
          <w:i/>
          <w:szCs w:val="24"/>
        </w:rPr>
        <w:t>Appendix G — Ethical Review Checklist</w:t>
      </w:r>
    </w:p>
    <w:p>
      <w:pPr>
        <w:spacing w:after="120" w:line="276" w:lineRule="auto"/>
        <w:ind w:firstLine="720"/>
        <w:contextualSpacing/>
        <w:jc w:val="both"/>
        <w:rPr>
          <w:rFonts w:eastAsia="Times New Roman" w:cs="Times New Roman"/>
          <w:i/>
          <w:szCs w:val="24"/>
        </w:rPr>
      </w:pPr>
      <w:r>
        <w:t w:space="preserve"> Checklist entries reproduce assertions in the previous version of this manuscript. Supporting records for consent, redaction, audit integrity, and override status were not supplied for independent verification.</w:t>
      </w:r>
    </w:p>
    <w:tbl>
      <w:tblPr>
        <w:tblStyle w:val="ab"/>
        <w:tblW w:w="612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074"/>
        <w:gridCol w:w="1643"/>
        <w:gridCol w:w="2409"/>
      </w:tblGrid>
      <w:tr w:rsidR="00BD40F3" w:rsidRPr="00BC7EF4" w14:paraId="434A8031"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04735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Criterion</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C96B9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Verification</w:t>
            </w:r>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A30F59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Notes</w:t>
            </w:r>
          </w:p>
        </w:tc>
      </w:tr>
      <w:tr w:rsidR="00BD40F3" w:rsidRPr="00BC7EF4" w14:paraId="1826B35D"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24A5A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Consent logged</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4F3C6F1" w14:textId="77777777" w:rsidR="00BD40F3" w:rsidRPr="00BC7EF4" w:rsidRDefault="00B6649B" w:rsidP="00385F52">
            <w:pPr>
              <w:spacing w:after="120" w:line="276" w:lineRule="auto"/>
              <w:contextualSpacing/>
              <w:jc w:val="both"/>
              <w:rPr>
                <w:rFonts w:eastAsia="Times New Roman" w:cs="Times New Roman"/>
                <w:szCs w:val="24"/>
              </w:rPr>
            </w:pPr>
            <w:del w:id="61" w:author="ChatGPT" w:date="2026-09-27T17:26:19Z">
              <w:r>
                <w:rPr>
                  <w:rFonts w:ascii="Segoe UI Symbol" w:eastAsia="Quattrocento Sans" w:hAnsi="Segoe UI Symbol" w:cs="Segoe UI Symbol"/>
                  <w:szCs w:val="24"/>
                </w:rPr>
                <w:delText>✓</w:delText>
              </w:r>
            </w:del>
            <w:ins w:id="62" w:author="ChatGPT" w:date="2026-09-27T17:26:19Z">
              <w:r>
                <w:rPr>
                  <w:rFonts w:ascii="Segoe UI Symbol" w:eastAsia="Quattrocento Sans" w:hAnsi="Segoe UI Symbol" w:cs="Segoe UI Symbol"/>
                  <w:szCs w:val="24"/>
                </w:rPr>
                <w:t>Not verified</w:t>
              </w:r>
            </w:ins>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5723EC22" w14:textId="77777777" w:rsidR="00BD40F3" w:rsidRPr="00BC7EF4" w:rsidRDefault="00B6649B" w:rsidP="00385F52">
            <w:pPr>
              <w:spacing w:after="120" w:line="276" w:lineRule="auto"/>
              <w:contextualSpacing/>
              <w:jc w:val="both"/>
              <w:rPr>
                <w:rFonts w:eastAsia="Times New Roman" w:cs="Times New Roman"/>
                <w:szCs w:val="24"/>
              </w:rPr>
            </w:pPr>
            <w:del w:id="63" w:author="ChatGPT" w:date="2026-09-27T17:26:19Z">
              <w:r>
                <w:rPr>
                  <w:rFonts w:eastAsia="Times New Roman" w:cs="Times New Roman"/>
                  <w:szCs w:val="24"/>
                </w:rPr>
                <w:delText>Daily Pulse entry</w:delText>
              </w:r>
            </w:del>
            <w:ins w:id="64" w:author="ChatGPT" w:date="2026-09-27T17:26:19Z">
              <w:r>
                <w:rPr>
                  <w:rFonts w:eastAsia="Times New Roman" w:cs="Times New Roman"/>
                  <w:szCs w:val="24"/>
                </w:rPr>
                <w:t>Supporting record not supplied</w:t>
              </w:r>
            </w:ins>
          </w:p>
        </w:tc>
      </w:tr>
      <w:tr w:rsidR="00BD40F3" w:rsidRPr="00BC7EF4" w14:paraId="27F8483D" w14:textId="77777777">
        <w:trPr>
          <w:trHeight w:val="597"/>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FBBB68D"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Private data redacted</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5708CC" w14:textId="77777777" w:rsidR="00BD40F3" w:rsidRPr="00BC7EF4" w:rsidRDefault="00B6649B" w:rsidP="00385F52">
            <w:pPr>
              <w:spacing w:after="120" w:line="276" w:lineRule="auto"/>
              <w:contextualSpacing/>
              <w:jc w:val="both"/>
              <w:rPr>
                <w:rFonts w:eastAsia="Times New Roman" w:cs="Times New Roman"/>
                <w:szCs w:val="24"/>
              </w:rPr>
            </w:pPr>
            <w:del w:id="65" w:author="ChatGPT" w:date="2026-09-27T17:26:19Z">
              <w:r>
                <w:rPr>
                  <w:rFonts w:ascii="Segoe UI Symbol" w:eastAsia="Quattrocento Sans" w:hAnsi="Segoe UI Symbol" w:cs="Segoe UI Symbol"/>
                  <w:szCs w:val="24"/>
                </w:rPr>
                <w:delText>✓</w:delText>
              </w:r>
            </w:del>
            <w:ins w:id="66" w:author="ChatGPT" w:date="2026-09-27T17:26:19Z">
              <w:r>
                <w:rPr>
                  <w:rFonts w:ascii="Segoe UI Symbol" w:eastAsia="Quattrocento Sans" w:hAnsi="Segoe UI Symbol" w:cs="Segoe UI Symbol"/>
                  <w:szCs w:val="24"/>
                </w:rPr>
                <w:t>Not verified</w:t>
              </w:r>
            </w:ins>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F9888C" w14:textId="77777777" w:rsidR="00BD40F3" w:rsidRPr="00BC7EF4" w:rsidRDefault="00B6649B" w:rsidP="00385F52">
            <w:pPr>
              <w:spacing w:after="120" w:line="276" w:lineRule="auto"/>
              <w:contextualSpacing/>
              <w:jc w:val="both"/>
              <w:rPr>
                <w:rFonts w:eastAsia="Times New Roman" w:cs="Times New Roman"/>
                <w:szCs w:val="24"/>
              </w:rPr>
            </w:pPr>
            <w:del w:id="67" w:author="ChatGPT" w:date="2026-09-27T17:26:19Z">
              <w:r>
                <w:rPr>
                  <w:rFonts w:eastAsia="Times New Roman" w:cs="Times New Roman"/>
                  <w:szCs w:val="24"/>
                </w:rPr>
                <w:delText>No PII in canonical</w:delText>
              </w:r>
            </w:del>
            <w:ins w:id="68" w:author="ChatGPT" w:date="2026-09-27T17:26:19Z">
              <w:r>
                <w:rPr>
                  <w:rFonts w:eastAsia="Times New Roman" w:cs="Times New Roman"/>
                  <w:szCs w:val="24"/>
                </w:rPr>
                <w:t>Supporting record not supplied</w:t>
              </w:r>
            </w:ins>
          </w:p>
        </w:tc>
      </w:tr>
      <w:tr w:rsidR="00BD40F3" w:rsidRPr="00BC7EF4" w14:paraId="570E5088" w14:textId="77777777">
        <w:trPr>
          <w:trHeight w:val="360"/>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AF81CC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breach</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B750F95" w14:textId="77777777" w:rsidR="00BD40F3" w:rsidRPr="00BC7EF4" w:rsidRDefault="00BD40F3" w:rsidP="00385F52">
            <w:pPr>
              <w:spacing w:after="120" w:line="276" w:lineRule="auto"/>
              <w:contextualSpacing/>
              <w:jc w:val="both"/>
              <w:rPr>
                <w:rFonts w:eastAsia="Times New Roman" w:cs="Times New Roman"/>
                <w:szCs w:val="24"/>
              </w:rPr>
            </w:pPr>
            <w:del w:id="69" w:author="ChatGPT" w:date="2026-09-27T17:26:19Z">
              <w:r>
                <w:delText/>
              </w:r>
            </w:del>
            <w:ins w:id="70" w:author="ChatGPT" w:date="2026-09-27T17:26:19Z">
              <w:r>
                <w:t>Not verified</w:t>
              </w:r>
            </w:ins>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4E38265" w14:textId="77777777" w:rsidR="00BD40F3" w:rsidRPr="00BC7EF4" w:rsidRDefault="00B6649B" w:rsidP="00385F52">
            <w:pPr>
              <w:spacing w:after="120" w:line="276" w:lineRule="auto"/>
              <w:contextualSpacing/>
              <w:jc w:val="both"/>
              <w:rPr>
                <w:rFonts w:eastAsia="Times New Roman" w:cs="Times New Roman"/>
                <w:szCs w:val="24"/>
              </w:rPr>
            </w:pPr>
            <w:del w:id="71" w:author="ChatGPT" w:date="2026-09-27T17:26:19Z">
              <w:r>
                <w:rPr>
                  <w:rFonts w:eastAsia="Times New Roman" w:cs="Times New Roman"/>
                  <w:szCs w:val="24"/>
                </w:rPr>
                <w:delText>None recorded</w:delText>
              </w:r>
            </w:del>
            <w:ins w:id="72" w:author="ChatGPT" w:date="2026-09-27T17:26:19Z">
              <w:r>
                <w:rPr>
                  <w:rFonts w:eastAsia="Times New Roman" w:cs="Times New Roman"/>
                  <w:szCs w:val="24"/>
                </w:rPr>
                <w:t>Supporting record not supplied</w:t>
              </w:r>
            </w:ins>
          </w:p>
        </w:tc>
      </w:tr>
      <w:tr w:rsidR="00BD40F3" w:rsidRPr="00BC7EF4" w14:paraId="427C1940" w14:textId="77777777">
        <w:trPr>
          <w:trHeight w:val="360"/>
        </w:trPr>
        <w:tc>
          <w:tcPr>
            <w:tcW w:w="2074"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B3444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 intact</w:t>
            </w:r>
          </w:p>
        </w:tc>
        <w:tc>
          <w:tcPr>
            <w:tcW w:w="164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2F0D74" w14:textId="77777777" w:rsidR="00BD40F3" w:rsidRPr="00BC7EF4" w:rsidRDefault="00B6649B" w:rsidP="00385F52">
            <w:pPr>
              <w:spacing w:after="120" w:line="276" w:lineRule="auto"/>
              <w:contextualSpacing/>
              <w:jc w:val="both"/>
              <w:rPr>
                <w:rFonts w:eastAsia="Times New Roman" w:cs="Times New Roman"/>
                <w:szCs w:val="24"/>
              </w:rPr>
            </w:pPr>
            <w:del w:id="73" w:author="ChatGPT" w:date="2026-09-27T17:26:19Z">
              <w:r>
                <w:rPr>
                  <w:rFonts w:ascii="Segoe UI Symbol" w:eastAsia="Quattrocento Sans" w:hAnsi="Segoe UI Symbol" w:cs="Segoe UI Symbol"/>
                  <w:szCs w:val="24"/>
                </w:rPr>
                <w:delText>✓</w:delText>
              </w:r>
            </w:del>
            <w:ins w:id="74" w:author="ChatGPT" w:date="2026-09-27T17:26:19Z">
              <w:r>
                <w:rPr>
                  <w:rFonts w:ascii="Segoe UI Symbol" w:eastAsia="Quattrocento Sans" w:hAnsi="Segoe UI Symbol" w:cs="Segoe UI Symbol"/>
                  <w:szCs w:val="24"/>
                </w:rPr>
                <w:t>Not verified</w:t>
              </w:r>
            </w:ins>
          </w:p>
        </w:tc>
        <w:tc>
          <w:tcPr>
            <w:tcW w:w="2409"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241666" w14:textId="77777777" w:rsidR="00BD40F3" w:rsidRPr="00BC7EF4" w:rsidRDefault="00B6649B" w:rsidP="00385F52">
            <w:pPr>
              <w:spacing w:after="120" w:line="276" w:lineRule="auto"/>
              <w:contextualSpacing/>
              <w:jc w:val="both"/>
              <w:rPr>
                <w:rFonts w:eastAsia="Times New Roman" w:cs="Times New Roman"/>
                <w:szCs w:val="24"/>
              </w:rPr>
            </w:pPr>
            <w:del w:id="75" w:author="ChatGPT" w:date="2026-09-27T17:26:19Z">
              <w:r>
                <w:rPr>
                  <w:rFonts w:eastAsia="Times New Roman" w:cs="Times New Roman"/>
                  <w:szCs w:val="24"/>
                </w:rPr>
                <w:delText>Hashes verified</w:delText>
              </w:r>
            </w:del>
            <w:ins w:id="76" w:author="ChatGPT" w:date="2026-09-27T17:26:19Z">
              <w:r>
                <w:rPr>
                  <w:rFonts w:eastAsia="Times New Roman" w:cs="Times New Roman"/>
                  <w:szCs w:val="24"/>
                </w:rPr>
                <w:t>Supporting record not supplied</w:t>
              </w:r>
            </w:ins>
          </w:p>
        </w:tc>
      </w:tr>
      <w:tr w:rsidR="00BD40F3" w:rsidRPr="00BC7EF4" w14:paraId="3BF17D05" w14:textId="77777777">
        <w:trPr>
          <w:trHeight w:val="597"/>
        </w:trPr>
        <w:tc>
          <w:tcPr>
            <w:tcW w:w="2074"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DE1900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Revocability test</w:t>
            </w:r>
          </w:p>
        </w:tc>
        <w:tc>
          <w:tcPr>
            <w:tcW w:w="164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16040D4" w14:textId="77777777" w:rsidR="00BD40F3" w:rsidRPr="00BC7EF4" w:rsidRDefault="00B6649B" w:rsidP="00385F52">
            <w:pPr>
              <w:spacing w:after="120" w:line="276" w:lineRule="auto"/>
              <w:contextualSpacing/>
              <w:jc w:val="both"/>
              <w:rPr>
                <w:rFonts w:eastAsia="Times New Roman" w:cs="Times New Roman"/>
                <w:szCs w:val="24"/>
              </w:rPr>
            </w:pPr>
            <w:del w:id="77" w:author="ChatGPT" w:date="2026-09-27T17:26:19Z">
              <w:r>
                <w:rPr>
                  <w:rFonts w:ascii="Segoe UI Symbol" w:eastAsia="Quattrocento Sans" w:hAnsi="Segoe UI Symbol" w:cs="Segoe UI Symbol"/>
                  <w:szCs w:val="24"/>
                </w:rPr>
                <w:delText>✓</w:delText>
              </w:r>
            </w:del>
            <w:ins w:id="78" w:author="ChatGPT" w:date="2026-09-27T17:26:19Z">
              <w:r>
                <w:rPr>
                  <w:rFonts w:ascii="Segoe UI Symbol" w:eastAsia="Quattrocento Sans" w:hAnsi="Segoe UI Symbol" w:cs="Segoe UI Symbol"/>
                  <w:szCs w:val="24"/>
                </w:rPr>
                <w:t>Not verified</w:t>
              </w:r>
            </w:ins>
          </w:p>
        </w:tc>
        <w:tc>
          <w:tcPr>
            <w:tcW w:w="2409"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4A3D365" w14:textId="77777777" w:rsidR="00BD40F3" w:rsidRPr="00BC7EF4" w:rsidRDefault="00B6649B" w:rsidP="00385F52">
            <w:pPr>
              <w:spacing w:after="120" w:line="276" w:lineRule="auto"/>
              <w:contextualSpacing/>
              <w:jc w:val="both"/>
              <w:rPr>
                <w:rFonts w:eastAsia="Times New Roman" w:cs="Times New Roman"/>
                <w:szCs w:val="24"/>
              </w:rPr>
            </w:pPr>
            <w:del w:id="79" w:author="ChatGPT" w:date="2026-09-27T17:26:19Z">
              <w:r>
                <w:rPr>
                  <w:rFonts w:eastAsia="Times New Roman" w:cs="Times New Roman"/>
                  <w:szCs w:val="24"/>
                </w:rPr>
                <w:delText>Manual override OK</w:delText>
              </w:r>
            </w:del>
            <w:ins w:id="80" w:author="ChatGPT" w:date="2026-09-27T17:26:19Z">
              <w:r>
                <w:rPr>
                  <w:rFonts w:eastAsia="Times New Roman" w:cs="Times New Roman"/>
                  <w:szCs w:val="24"/>
                </w:rPr>
                <w:t>Supporting record not supplied</w:t>
              </w:r>
            </w:ins>
          </w:p>
        </w:tc>
      </w:tr>
    </w:tbl>
    <w:p w14:paraId="3A55EC8D"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0D60BEDC"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H — Cadence Timetable</w:t>
      </w:r>
    </w:p>
    <w:p>
      <w:pPr>
        <w:keepNext/>
        <w:keepLines/>
        <w:spacing w:after="120" w:line="276" w:lineRule="auto"/>
        <w:ind w:firstLine="720"/>
        <w:contextualSpacing/>
        <w:jc w:val="both"/>
        <w:rPr>
          <w:rFonts w:eastAsia="Times New Roman" w:cs="Times New Roman"/>
          <w:b/>
          <w:i/>
          <w:szCs w:val="24"/>
        </w:rPr>
      </w:pPr>
      <w:r>
        <w:t w:space="preserve"> This timetable is proposed; the manuscript does not establish that these intervals improve reliability or stability.</w:t>
      </w:r>
    </w:p>
    <w:tbl>
      <w:tblPr>
        <w:tblStyle w:val="ac"/>
        <w:tblW w:w="666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1307"/>
        <w:gridCol w:w="3740"/>
        <w:gridCol w:w="1613"/>
      </w:tblGrid>
      <w:tr w:rsidR="00BD40F3" w:rsidRPr="00BC7EF4" w14:paraId="1148B124" w14:textId="77777777">
        <w:trPr>
          <w:trHeight w:val="360"/>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86A509" w14:textId="77777777" w:rsidR="00BD40F3" w:rsidRPr="00BC7EF4" w:rsidRDefault="00BD40F3" w:rsidP="00385F52">
            <w:pPr>
              <w:spacing w:after="120" w:line="276" w:lineRule="auto"/>
              <w:contextualSpacing/>
              <w:jc w:val="both"/>
              <w:rPr>
                <w:rFonts w:eastAsia="Times New Roman" w:cs="Times New Roman"/>
                <w:szCs w:val="24"/>
              </w:rPr>
            </w:pP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761D1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Activity</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45E40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Purpose</w:t>
            </w:r>
          </w:p>
        </w:tc>
      </w:tr>
      <w:tr w:rsidR="00BD40F3" w:rsidRPr="00BC7EF4" w14:paraId="6CA0C075" w14:textId="77777777">
        <w:trPr>
          <w:trHeight w:val="597"/>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CC05D17"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Daily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BFF8D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Pulse (1 priority + friction → action)</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1BB61B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Context binding</w:t>
            </w:r>
          </w:p>
        </w:tc>
      </w:tr>
      <w:tr w:rsidR="00BD40F3" w:rsidRPr="00BC7EF4" w14:paraId="24B3B366"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E0448E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Weekly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56EB93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Review (wins + blockers + next 3 moves)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3C3417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Rhythm</w:t>
            </w:r>
          </w:p>
        </w:tc>
      </w:tr>
      <w:tr w:rsidR="00BD40F3" w:rsidRPr="00BC7EF4" w14:paraId="309169A5" w14:textId="77777777">
        <w:trPr>
          <w:trHeight w:val="360"/>
        </w:trPr>
        <w:tc>
          <w:tcPr>
            <w:tcW w:w="1307"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CF60E0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Monthly</w:t>
            </w:r>
          </w:p>
        </w:tc>
        <w:tc>
          <w:tcPr>
            <w:tcW w:w="3740"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2684B7F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(reconcile files + numbers)</w:t>
            </w:r>
          </w:p>
        </w:tc>
        <w:tc>
          <w:tcPr>
            <w:tcW w:w="1613"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4C92A35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Integrity</w:t>
            </w:r>
          </w:p>
        </w:tc>
      </w:tr>
      <w:tr w:rsidR="00BD40F3" w:rsidRPr="00BC7EF4" w14:paraId="3DC800CC" w14:textId="77777777">
        <w:trPr>
          <w:trHeight w:val="597"/>
        </w:trPr>
        <w:tc>
          <w:tcPr>
            <w:tcW w:w="1307"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58EB0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Quarterly</w:t>
            </w:r>
          </w:p>
        </w:tc>
        <w:tc>
          <w:tcPr>
            <w:tcW w:w="3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1B0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(lock structure 90 days)</w:t>
            </w:r>
          </w:p>
        </w:tc>
        <w:tc>
          <w:tcPr>
            <w:tcW w:w="1613"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7B8F62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Stability</w:t>
            </w:r>
          </w:p>
        </w:tc>
      </w:tr>
    </w:tbl>
    <w:p w14:paraId="3CD368A7"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1562A0A4"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lastRenderedPageBreak/>
        <w:t>Appendix I — Glossary of Terms</w:t>
      </w:r>
    </w:p>
    <w:tbl>
      <w:tblPr>
        <w:tblStyle w:val="ad"/>
        <w:tblW w:w="597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00" w:firstRow="0" w:lastRow="0" w:firstColumn="0" w:lastColumn="0" w:noHBand="0" w:noVBand="1"/>
      </w:tblPr>
      <w:tblGrid>
        <w:gridCol w:w="2268"/>
        <w:gridCol w:w="3702"/>
      </w:tblGrid>
      <w:tr w:rsidR="00BD40F3" w:rsidRPr="00BC7EF4" w14:paraId="759930D9"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B9827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Term</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CF666C"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b/>
                <w:szCs w:val="24"/>
              </w:rPr>
              <w:t>Definition</w:t>
            </w:r>
          </w:p>
        </w:tc>
      </w:tr>
      <w:tr w:rsidR="00BD40F3" w:rsidRPr="00BC7EF4" w14:paraId="01AF967D"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10F3D92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Canonical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5DEDC1F"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Authoritative numeric source</w:t>
            </w:r>
          </w:p>
        </w:tc>
      </w:tr>
      <w:tr w:rsidR="00BD40F3" w:rsidRPr="00BC7EF4" w14:paraId="3ADAF34B"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2CEB6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Compaction</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E4F14B9"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Periodic summarisation of context</w:t>
            </w:r>
          </w:p>
        </w:tc>
      </w:tr>
      <w:tr w:rsidR="00BD40F3" w:rsidRPr="00BC7EF4" w14:paraId="1EBAEB6E"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7CB46846"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Freeze Regime</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0113214"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90-day structural lock</w:t>
            </w:r>
          </w:p>
        </w:tc>
      </w:tr>
      <w:tr w:rsidR="00BD40F3" w:rsidRPr="00BC7EF4" w14:paraId="4B4F630E"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3E69D5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Gift-Capture Governor</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F36A0" w14:textId="77777777" w:rsidR="00BD40F3" w:rsidRPr="00BC7EF4" w:rsidRDefault="00B6649B" w:rsidP="00385F52">
            <w:pPr>
              <w:spacing w:after="120" w:line="276" w:lineRule="auto"/>
              <w:contextualSpacing/>
              <w:jc w:val="both"/>
              <w:rPr>
                <w:rFonts w:eastAsia="Times New Roman" w:cs="Times New Roman"/>
                <w:szCs w:val="24"/>
              </w:rPr>
            </w:pPr>
            <w:del w:id="31" w:author="ChatGPT" w:date="2026-09-27T17:26:19Z">
              <w:r>
                <w:rPr>
                  <w:rFonts w:eastAsia="Times New Roman" w:cs="Times New Roman"/>
                  <w:szCs w:val="24"/>
                </w:rPr>
                <w:delText>Algorithm A8 for upside optimisation</w:delText>
              </w:r>
            </w:del>
            <w:ins w:id="32" w:author="ChatGPT" w:date="2026-09-27T17:26:19Z">
              <w:r>
                <w:rPr>
                  <w:rFonts w:eastAsia="Times New Roman" w:cs="Times New Roman"/>
                  <w:szCs w:val="24"/>
                </w:rPr>
                <w:t>Rule-based action lockout (A8)</w:t>
              </w:r>
            </w:ins>
          </w:p>
        </w:tc>
      </w:tr>
      <w:tr w:rsidR="00BD40F3" w:rsidRPr="00BC7EF4" w14:paraId="52061513"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97DC23"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Drift Diagnostics</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FE51291"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Hash-based error detection</w:t>
            </w:r>
          </w:p>
        </w:tc>
      </w:tr>
      <w:tr w:rsidR="00BD40F3" w:rsidRPr="00BC7EF4" w14:paraId="6F5F7AA1" w14:textId="77777777">
        <w:trPr>
          <w:trHeight w:val="597"/>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634FEB"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Cadence</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FDD84A"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Scheduled rituals (</w:t>
            </w:r>
            <w:proofErr w:type="spellStart"/>
            <w:r w:rsidRPr="00BC7EF4">
              <w:rPr>
                <w:rFonts w:eastAsia="Times New Roman" w:cs="Times New Roman"/>
                <w:szCs w:val="24"/>
              </w:rPr>
              <w:t>Daily→Quarterly</w:t>
            </w:r>
            <w:proofErr w:type="spellEnd"/>
            <w:r w:rsidRPr="00BC7EF4">
              <w:rPr>
                <w:rFonts w:eastAsia="Times New Roman" w:cs="Times New Roman"/>
                <w:szCs w:val="24"/>
              </w:rPr>
              <w:t>)</w:t>
            </w:r>
          </w:p>
        </w:tc>
      </w:tr>
      <w:tr w:rsidR="00BD40F3" w:rsidRPr="00BC7EF4" w14:paraId="1D978F8C" w14:textId="77777777">
        <w:trPr>
          <w:trHeight w:val="360"/>
        </w:trPr>
        <w:tc>
          <w:tcPr>
            <w:tcW w:w="2268"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3CF053F8"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Audit Trail</w:t>
            </w:r>
          </w:p>
        </w:tc>
        <w:tc>
          <w:tcPr>
            <w:tcW w:w="3702" w:type="dxa"/>
            <w:tcBorders>
              <w:top w:val="single" w:sz="4" w:space="0" w:color="000000"/>
              <w:left w:val="single" w:sz="4" w:space="0" w:color="000000"/>
              <w:bottom w:val="single" w:sz="4" w:space="0" w:color="000000"/>
              <w:right w:val="single" w:sz="4" w:space="0" w:color="000000"/>
            </w:tcBorders>
            <w:shd w:val="clear" w:color="auto" w:fill="F5F5F5"/>
            <w:tcMar>
              <w:top w:w="20" w:type="dxa"/>
              <w:left w:w="20" w:type="dxa"/>
              <w:bottom w:w="20" w:type="dxa"/>
              <w:right w:w="20" w:type="dxa"/>
            </w:tcMar>
            <w:vAlign w:val="center"/>
          </w:tcPr>
          <w:p w14:paraId="6AD23712" w14:textId="77777777" w:rsidR="00BD40F3" w:rsidRPr="00BC7EF4" w:rsidRDefault="00B6649B" w:rsidP="00385F52">
            <w:pPr>
              <w:spacing w:after="120" w:line="276" w:lineRule="auto"/>
              <w:contextualSpacing/>
              <w:jc w:val="both"/>
              <w:rPr>
                <w:rFonts w:eastAsia="Times New Roman" w:cs="Times New Roman"/>
                <w:szCs w:val="24"/>
              </w:rPr>
            </w:pPr>
            <w:r>
              <w:t w:space="preserve"> Recorded history of actions</w:t>
            </w:r>
          </w:p>
        </w:tc>
      </w:tr>
      <w:tr w:rsidR="00BD40F3" w:rsidRPr="00BC7EF4" w14:paraId="5457CE98" w14:textId="77777777">
        <w:trPr>
          <w:trHeight w:val="360"/>
        </w:trPr>
        <w:tc>
          <w:tcPr>
            <w:tcW w:w="2268"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6AB7D0"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ESH</w:t>
            </w:r>
          </w:p>
        </w:tc>
        <w:tc>
          <w:tcPr>
            <w:tcW w:w="3702"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B1A8B1E" w14:textId="77777777" w:rsidR="00BD40F3" w:rsidRPr="00BC7EF4" w:rsidRDefault="00B6649B" w:rsidP="00385F52">
            <w:pPr>
              <w:spacing w:after="120" w:line="276" w:lineRule="auto"/>
              <w:contextualSpacing/>
              <w:jc w:val="both"/>
              <w:rPr>
                <w:rFonts w:eastAsia="Times New Roman" w:cs="Times New Roman"/>
                <w:szCs w:val="24"/>
              </w:rPr>
            </w:pPr>
            <w:r w:rsidRPr="00BC7EF4">
              <w:rPr>
                <w:rFonts w:eastAsia="Times New Roman" w:cs="Times New Roman"/>
                <w:szCs w:val="24"/>
              </w:rPr>
              <w:t>Emotional Stability Hook</w:t>
            </w:r>
          </w:p>
        </w:tc>
      </w:tr>
    </w:tbl>
    <w:p w14:paraId="479D8F1C" w14:textId="77777777" w:rsidR="00BD40F3" w:rsidRPr="00BC7EF4" w:rsidRDefault="00BD40F3" w:rsidP="00385F52">
      <w:pPr>
        <w:keepNext/>
        <w:keepLines/>
        <w:spacing w:after="120" w:line="276" w:lineRule="auto"/>
        <w:ind w:firstLine="720"/>
        <w:contextualSpacing/>
        <w:jc w:val="both"/>
        <w:rPr>
          <w:rFonts w:eastAsia="Times New Roman" w:cs="Times New Roman"/>
          <w:szCs w:val="24"/>
        </w:rPr>
      </w:pPr>
    </w:p>
    <w:p w14:paraId="0288029D" w14:textId="77777777" w:rsidR="00BD40F3" w:rsidRPr="00BC7EF4" w:rsidRDefault="00B6649B" w:rsidP="00385F52">
      <w:pPr>
        <w:keepNext/>
        <w:keepLines/>
        <w:spacing w:after="120" w:line="276" w:lineRule="auto"/>
        <w:ind w:firstLine="720"/>
        <w:contextualSpacing/>
        <w:jc w:val="both"/>
        <w:rPr>
          <w:rFonts w:eastAsia="Times New Roman" w:cs="Times New Roman"/>
          <w:b/>
          <w:i/>
          <w:szCs w:val="24"/>
        </w:rPr>
      </w:pPr>
      <w:r w:rsidRPr="00BC7EF4">
        <w:rPr>
          <w:rFonts w:eastAsia="Times New Roman" w:cs="Times New Roman"/>
          <w:b/>
          <w:i/>
          <w:szCs w:val="24"/>
        </w:rPr>
        <w:t>Appendix J — Supplementary Materials (Artifact Overview)</w:t>
      </w:r>
    </w:p>
    <w:p>
      <w:pPr>
        <w:keepNext/>
        <w:keepLines/>
        <w:spacing w:after="120" w:line="276" w:lineRule="auto"/>
        <w:ind w:firstLine="720"/>
        <w:contextualSpacing/>
        <w:jc w:val="both"/>
        <w:rPr>
          <w:rFonts w:eastAsia="Times New Roman" w:cs="Times New Roman"/>
          <w:b/>
          <w:i/>
          <w:szCs w:val="24"/>
        </w:rPr>
      </w:pPr>
      <w:r>
        <w:t w:space="preserve"> The item numbers below follow the original registry numbering; entries 2–5 are not included in this overview.</w:t>
      </w:r>
    </w:p>
    <w:p w14:paraId="36D8E18E"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lists the following materials; no public links are provided here, so availability for replication is unverified.</w:t>
      </w:r>
    </w:p>
    <w:p w14:paraId="3951D7FC" w14:textId="77777777" w:rsidR="00BD40F3" w:rsidRPr="00BC7EF4" w:rsidRDefault="00B6649B" w:rsidP="00385F52">
      <w:pPr>
        <w:numPr>
          <w:ilvl w:val="0"/>
          <w:numId w:val="2"/>
        </w:numPr>
        <w:spacing w:after="120" w:line="276" w:lineRule="auto"/>
        <w:ind w:firstLine="720"/>
        <w:contextualSpacing/>
        <w:jc w:val="both"/>
        <w:rPr>
          <w:rFonts w:cs="Times New Roman"/>
          <w:szCs w:val="24"/>
        </w:rPr>
      </w:pPr>
      <w:r w:rsidRPr="00BC7EF4">
        <w:rPr>
          <w:rFonts w:eastAsia="Times New Roman" w:cs="Times New Roman"/>
          <w:szCs w:val="24"/>
        </w:rPr>
        <w:t>Strategy_Master_v4.0_FINAL</w:t>
      </w:r>
    </w:p>
    <w:p w14:paraId="13D7AF66"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Canonical_Numbers_Sheet_v2.0_FINAL</w:t>
      </w:r>
    </w:p>
    <w:p w14:paraId="54708F28"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Life_System_Master_v1.1_FINAL_with_File_Registry</w:t>
      </w:r>
    </w:p>
    <w:p w14:paraId="7D30C6B9"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Drift-Diagnostics Logs</w:t>
      </w:r>
    </w:p>
    <w:p w14:paraId="5344953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Checksum Registry Snapshots</w:t>
      </w:r>
    </w:p>
    <w:p w14:paraId="091CB83F"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Audit Templates</w:t>
      </w:r>
    </w:p>
    <w:p w14:paraId="2DD4FFE3"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A-Control Algorithm Code Snippets</w:t>
      </w:r>
    </w:p>
    <w:p w14:paraId="5F696761" w14:textId="77777777" w:rsidR="00BD40F3" w:rsidRPr="00BC7EF4" w:rsidRDefault="00B6649B" w:rsidP="00385F52">
      <w:pPr>
        <w:numPr>
          <w:ilvl w:val="0"/>
          <w:numId w:val="7"/>
        </w:numPr>
        <w:spacing w:after="120" w:line="276" w:lineRule="auto"/>
        <w:ind w:firstLine="720"/>
        <w:contextualSpacing/>
        <w:jc w:val="both"/>
        <w:rPr>
          <w:rFonts w:cs="Times New Roman"/>
          <w:szCs w:val="24"/>
        </w:rPr>
      </w:pPr>
      <w:r w:rsidRPr="00BC7EF4">
        <w:rPr>
          <w:rFonts w:eastAsia="Times New Roman" w:cs="Times New Roman"/>
          <w:szCs w:val="24"/>
        </w:rPr>
        <w:t>Compaction Digests</w:t>
      </w:r>
    </w:p>
    <w:p w14:paraId="69AFCBC1" w14:textId="77777777" w:rsidR="00BD40F3" w:rsidRPr="00BC7EF4" w:rsidRDefault="00B6649B" w:rsidP="00385F52">
      <w:pPr>
        <w:spacing w:after="120" w:line="276" w:lineRule="auto"/>
        <w:ind w:firstLine="720"/>
        <w:contextualSpacing/>
        <w:jc w:val="both"/>
        <w:rPr>
          <w:rFonts w:eastAsia="Times New Roman" w:cs="Times New Roman"/>
          <w:szCs w:val="24"/>
        </w:rPr>
      </w:pPr>
      <w:r>
        <w:t w:space="preserve"> The previous version of this manuscript names repository ID RMAI-2025-10-25, but provides no resolvable repository link; the identifier and contents are unverified.</w:t>
      </w:r>
    </w:p>
    <w:p w14:paraId="18288AF3"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66674BF7" w14:textId="77777777" w:rsidR="00BD40F3" w:rsidRPr="00BC7EF4" w:rsidRDefault="00BD40F3" w:rsidP="00385F52">
      <w:pPr>
        <w:spacing w:after="120" w:line="276" w:lineRule="auto"/>
        <w:ind w:firstLine="720"/>
        <w:contextualSpacing/>
        <w:jc w:val="both"/>
        <w:rPr>
          <w:rFonts w:eastAsia="Times New Roman" w:cs="Times New Roman"/>
          <w:b/>
          <w:szCs w:val="24"/>
        </w:rPr>
      </w:pPr>
    </w:p>
    <w:p w14:paraId="10021227" w14:textId="77777777" w:rsidR="002605B3" w:rsidRDefault="002605B3" w:rsidP="00385F52">
      <w:pPr>
        <w:spacing w:after="120" w:line="276" w:lineRule="auto"/>
        <w:ind w:firstLine="720"/>
        <w:contextualSpacing/>
        <w:jc w:val="both"/>
        <w:rPr>
          <w:rFonts w:eastAsia="Times New Roman" w:cs="Times New Roman"/>
          <w:b/>
          <w:szCs w:val="24"/>
        </w:rPr>
      </w:pPr>
    </w:p>
    <w:p w14:paraId="3C1FE211" w14:textId="77777777" w:rsidR="002605B3" w:rsidRDefault="002605B3" w:rsidP="00385F52">
      <w:pPr>
        <w:spacing w:after="120" w:line="276" w:lineRule="auto"/>
        <w:ind w:firstLine="720"/>
        <w:contextualSpacing/>
        <w:jc w:val="both"/>
        <w:rPr>
          <w:rFonts w:eastAsia="Times New Roman" w:cs="Times New Roman"/>
          <w:b/>
          <w:szCs w:val="24"/>
        </w:rPr>
      </w:pPr>
    </w:p>
    <w:p w14:paraId="13A3A289" w14:textId="77777777" w:rsidR="002605B3" w:rsidRDefault="002605B3" w:rsidP="00385F52">
      <w:pPr>
        <w:spacing w:after="120" w:line="276" w:lineRule="auto"/>
        <w:ind w:firstLine="720"/>
        <w:contextualSpacing/>
        <w:jc w:val="both"/>
        <w:rPr>
          <w:rFonts w:eastAsia="Times New Roman" w:cs="Times New Roman"/>
          <w:b/>
          <w:szCs w:val="24"/>
        </w:rPr>
      </w:pPr>
    </w:p>
    <w:p w14:paraId="7F7A26F9" w14:textId="77777777" w:rsidR="002605B3" w:rsidRDefault="002605B3" w:rsidP="00385F52">
      <w:pPr>
        <w:spacing w:after="120" w:line="276" w:lineRule="auto"/>
        <w:ind w:firstLine="720"/>
        <w:contextualSpacing/>
        <w:jc w:val="both"/>
        <w:rPr>
          <w:rFonts w:eastAsia="Times New Roman" w:cs="Times New Roman"/>
          <w:b/>
          <w:szCs w:val="24"/>
        </w:rPr>
      </w:pPr>
    </w:p>
    <w:p w14:paraId="14B01ACB" w14:textId="77777777" w:rsidR="002605B3" w:rsidRDefault="002605B3" w:rsidP="00385F52">
      <w:pPr>
        <w:spacing w:after="120" w:line="276" w:lineRule="auto"/>
        <w:ind w:firstLine="720"/>
        <w:contextualSpacing/>
        <w:jc w:val="both"/>
        <w:rPr>
          <w:rFonts w:eastAsia="Times New Roman" w:cs="Times New Roman"/>
          <w:b/>
          <w:szCs w:val="24"/>
        </w:rPr>
      </w:pPr>
    </w:p>
    <w:p w14:paraId="0BE37A70" w14:textId="77777777" w:rsidR="002605B3" w:rsidRDefault="002605B3" w:rsidP="00385F52">
      <w:pPr>
        <w:spacing w:after="120" w:line="276" w:lineRule="auto"/>
        <w:ind w:firstLine="720"/>
        <w:contextualSpacing/>
        <w:jc w:val="both"/>
        <w:rPr>
          <w:rFonts w:eastAsia="Times New Roman" w:cs="Times New Roman"/>
          <w:b/>
          <w:szCs w:val="24"/>
        </w:rPr>
      </w:pPr>
    </w:p>
    <w:p w14:paraId="21D55352" w14:textId="77777777" w:rsidR="002605B3" w:rsidRDefault="002605B3" w:rsidP="00385F52">
      <w:pPr>
        <w:spacing w:after="120" w:line="276" w:lineRule="auto"/>
        <w:ind w:firstLine="720"/>
        <w:contextualSpacing/>
        <w:jc w:val="both"/>
        <w:rPr>
          <w:rFonts w:eastAsia="Times New Roman" w:cs="Times New Roman"/>
          <w:b/>
          <w:szCs w:val="24"/>
        </w:rPr>
      </w:pPr>
    </w:p>
    <w:p w14:paraId="264721D0" w14:textId="77777777" w:rsidR="002605B3" w:rsidRDefault="002605B3" w:rsidP="00385F52">
      <w:pPr>
        <w:spacing w:after="120" w:line="276" w:lineRule="auto"/>
        <w:ind w:firstLine="720"/>
        <w:contextualSpacing/>
        <w:jc w:val="both"/>
        <w:rPr>
          <w:rFonts w:eastAsia="Times New Roman" w:cs="Times New Roman"/>
          <w:b/>
          <w:szCs w:val="24"/>
        </w:rPr>
      </w:pPr>
    </w:p>
    <w:p w14:paraId="3286E12B" w14:textId="77777777" w:rsidR="002605B3" w:rsidRDefault="002605B3" w:rsidP="00385F52">
      <w:pPr>
        <w:spacing w:after="120" w:line="276" w:lineRule="auto"/>
        <w:ind w:firstLine="720"/>
        <w:contextualSpacing/>
        <w:jc w:val="both"/>
        <w:rPr>
          <w:rFonts w:eastAsia="Times New Roman" w:cs="Times New Roman"/>
          <w:b/>
          <w:szCs w:val="24"/>
        </w:rPr>
      </w:pPr>
    </w:p>
    <w:p w14:paraId="70BDD5C5" w14:textId="77777777" w:rsidR="003E5C2C" w:rsidRDefault="003E5C2C" w:rsidP="00385F52">
      <w:pPr>
        <w:spacing w:after="120" w:line="276" w:lineRule="auto"/>
        <w:ind w:firstLine="720"/>
        <w:contextualSpacing/>
        <w:jc w:val="both"/>
        <w:rPr>
          <w:rFonts w:eastAsia="Times New Roman" w:cs="Times New Roman"/>
          <w:b/>
          <w:szCs w:val="24"/>
        </w:rPr>
      </w:pPr>
    </w:p>
    <w:p w14:paraId="5C40EC6C" w14:textId="77777777" w:rsidR="003E5C2C" w:rsidRDefault="003E5C2C" w:rsidP="00385F52">
      <w:pPr>
        <w:spacing w:after="120" w:line="276" w:lineRule="auto"/>
        <w:ind w:firstLine="720"/>
        <w:contextualSpacing/>
        <w:jc w:val="both"/>
        <w:rPr>
          <w:rFonts w:eastAsia="Times New Roman" w:cs="Times New Roman"/>
          <w:b/>
          <w:szCs w:val="24"/>
        </w:rPr>
      </w:pPr>
    </w:p>
    <w:p w14:paraId="383DB803" w14:textId="77777777" w:rsidR="003E5C2C" w:rsidRDefault="003E5C2C" w:rsidP="00385F52">
      <w:pPr>
        <w:spacing w:after="120" w:line="276" w:lineRule="auto"/>
        <w:ind w:firstLine="720"/>
        <w:contextualSpacing/>
        <w:jc w:val="both"/>
        <w:rPr>
          <w:rFonts w:eastAsia="Times New Roman" w:cs="Times New Roman"/>
          <w:b/>
          <w:szCs w:val="24"/>
        </w:rPr>
      </w:pPr>
    </w:p>
    <w:p w14:paraId="6D7D0614" w14:textId="77777777" w:rsidR="002605B3" w:rsidRDefault="002605B3" w:rsidP="00385F52">
      <w:pPr>
        <w:spacing w:after="120" w:line="276" w:lineRule="auto"/>
        <w:ind w:firstLine="720"/>
        <w:contextualSpacing/>
        <w:jc w:val="both"/>
        <w:rPr>
          <w:rFonts w:eastAsia="Times New Roman" w:cs="Times New Roman"/>
          <w:b/>
          <w:szCs w:val="24"/>
        </w:rPr>
      </w:pPr>
    </w:p>
    <w:p w14:paraId="0E1569B5" w14:textId="77777777" w:rsidR="002605B3" w:rsidRDefault="002605B3" w:rsidP="00385F52">
      <w:pPr>
        <w:spacing w:after="120" w:line="276" w:lineRule="auto"/>
        <w:ind w:firstLine="720"/>
        <w:contextualSpacing/>
        <w:jc w:val="both"/>
        <w:rPr>
          <w:rFonts w:eastAsia="Times New Roman" w:cs="Times New Roman"/>
          <w:b/>
          <w:szCs w:val="24"/>
        </w:rPr>
      </w:pPr>
    </w:p>
    <w:p w14:paraId="16000370" w14:textId="77777777" w:rsidR="002605B3" w:rsidRDefault="002605B3" w:rsidP="00385F52">
      <w:pPr>
        <w:spacing w:after="120" w:line="276" w:lineRule="auto"/>
        <w:ind w:firstLine="720"/>
        <w:contextualSpacing/>
        <w:jc w:val="both"/>
        <w:rPr>
          <w:rFonts w:eastAsia="Times New Roman" w:cs="Times New Roman"/>
          <w:b/>
          <w:szCs w:val="24"/>
        </w:rPr>
      </w:pPr>
    </w:p>
    <w:p w14:paraId="218A8ACB" w14:textId="1990902B" w:rsidR="00BD40F3" w:rsidRDefault="00B6649B" w:rsidP="00385F52">
      <w:pPr>
        <w:spacing w:after="120" w:line="276" w:lineRule="auto"/>
        <w:ind w:firstLine="720"/>
        <w:contextualSpacing/>
        <w:jc w:val="both"/>
        <w:rPr>
          <w:rFonts w:eastAsia="Times New Roman" w:cs="Times New Roman"/>
          <w:b/>
          <w:szCs w:val="24"/>
        </w:rPr>
        <w:pageBreakBefore/>
        <w:keepNext/>
      </w:pPr>
      <w:r w:rsidRPr="00BC7EF4">
        <w:rPr>
          <w:rFonts w:eastAsia="Times New Roman" w:cs="Times New Roman"/>
          <w:b/>
          <w:szCs w:val="24"/>
        </w:rPr>
        <w:lastRenderedPageBreak/>
        <w:t>Figures</w:t>
      </w:r>
    </w:p>
    <w:p w14:paraId="75D497AE" w14:textId="77777777" w:rsidR="00800D32" w:rsidRPr="00BC7EF4" w:rsidRDefault="00800D32" w:rsidP="00385F52">
      <w:pPr>
        <w:spacing w:after="120" w:line="276" w:lineRule="auto"/>
        <w:ind w:firstLine="720"/>
        <w:contextualSpacing/>
        <w:jc w:val="both"/>
        <w:rPr>
          <w:rFonts w:eastAsia="Times New Roman" w:cs="Times New Roman"/>
          <w:b/>
          <w:szCs w:val="24"/>
        </w:rPr>
        <w:keepNext/>
      </w:pPr>
    </w:p>
    <w:p w14:paraId="5AFB57A0" w14:textId="77777777" w:rsidR="00BD40F3" w:rsidRPr="00BC7EF4" w:rsidRDefault="00BD40F3" w:rsidP="00385F52">
      <w:pPr>
        <w:spacing w:after="120" w:line="276" w:lineRule="auto"/>
        <w:ind w:firstLine="720"/>
        <w:contextualSpacing/>
        <w:jc w:val="both"/>
        <w:rPr>
          <w:rFonts w:eastAsia="Times New Roman" w:cs="Times New Roman"/>
          <w:b/>
          <w:szCs w:val="24"/>
        </w:rPr>
        <w:keepNext/>
      </w:pPr>
    </w:p>
    <w:p w14:paraId="775D72B5"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sidRPr="00BC7EF4">
        <w:rPr>
          <w:rFonts w:eastAsia="Times New Roman" w:cs="Times New Roman"/>
          <w:szCs w:val="24"/>
        </w:rPr>
        <w:t>Figure 1 — Authoritative Files Architecture</w:t>
      </w:r>
    </w:p>
    <w:p w14:paraId="570684EF"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schematic linking the three authoritative artefacts to selected control-stack components.</w:t>
      </w:r>
    </w:p>
    <w:p w14:paraId="3026B658"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places the Strategy Master, Canonical Numbers Sheet, and Life System Master alongside Compaction (A3), Execution Guard (A4), and Challenge Protocol (A5).</w:t>
      </w:r>
    </w:p>
    <w:p w14:paraId="582E0890"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arrows show proposed relationships; they are not verified dependencies or a complete process flow.</w:t>
      </w:r>
    </w:p>
    <w:p w14:paraId="790B57CC"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587002A1" wp14:editId="5C21AD5C">
            <wp:extent cx="4954441" cy="2941700"/>
            <wp:effectExtent l="0" t="0" r="0" b="0"/>
            <wp:docPr id="2" name="image2.png" descr="Schematic linking the Strategy Master, Canonical Numbers Sheet, and Life System Master with selected control-stack components."/>
            <wp:cNvGraphicFramePr/>
            <a:graphic xmlns:a="http://schemas.openxmlformats.org/drawingml/2006/main">
              <a:graphicData uri="http://schemas.openxmlformats.org/drawingml/2006/picture">
                <pic:pic xmlns:pic="http://schemas.openxmlformats.org/drawingml/2006/picture">
                  <pic:nvPicPr>
                    <pic:cNvPr id="0" name="image2.png" descr="A diagram of a business&#10;&#10;AI-generated content may be incorrect."/>
                    <pic:cNvPicPr preferRelativeResize="0"/>
                  </pic:nvPicPr>
                  <pic:blipFill>
                    <a:blip r:embed="rId16"/>
                    <a:srcRect/>
                    <a:stretch>
                      <a:fillRect/>
                    </a:stretch>
                  </pic:blipFill>
                  <pic:spPr>
                    <a:xfrm>
                      <a:off x="0" y="0"/>
                      <a:ext cx="4954441" cy="2941700"/>
                    </a:xfrm>
                    <a:prstGeom prst="rect">
                      <a:avLst/>
                    </a:prstGeom>
                    <a:ln/>
                  </pic:spPr>
                </pic:pic>
              </a:graphicData>
            </a:graphic>
          </wp:inline>
        </w:drawing>
      </w:r>
    </w:p>
    <w:p w14:paraId="3881909B" w14:textId="2ABAACBE" w:rsidR="00BD40F3" w:rsidRPr="00BC7EF4" w:rsidRDefault="00B6649B" w:rsidP="00385F52">
      <w:pPr>
        <w:spacing w:after="120" w:line="276" w:lineRule="auto"/>
        <w:ind w:firstLine="720"/>
        <w:contextualSpacing/>
        <w:jc w:val="both"/>
        <w:rPr>
          <w:rFonts w:eastAsia="Times New Roman" w:cs="Times New Roman"/>
          <w:szCs w:val="24"/>
        </w:rPr>
        <w:keepNext/>
        <w:pageBreakBefore/>
      </w:pPr>
      <w:r w:rsidRPr="00BC7EF4">
        <w:rPr>
          <w:rFonts w:eastAsia="Times New Roman" w:cs="Times New Roman"/>
          <w:szCs w:val="24"/>
        </w:rPr>
        <w:t>Figure 2 — Control-Stack Interactions</w:t>
      </w:r>
    </w:p>
    <w:p w14:paraId="5D954A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t> Proposed layout of control-stack components and the links shown between them.</w:t>
      </w:r>
    </w:p>
    <w:p w14:paraId="434D4439" w14:textId="77777777" w:rsidR="00BD40F3" w:rsidRPr="00BC7EF4" w:rsidRDefault="00B6649B" w:rsidP="00385F52">
      <w:pPr>
        <w:spacing w:after="120" w:line="276" w:lineRule="auto"/>
        <w:ind w:firstLine="720"/>
        <w:contextualSpacing/>
        <w:jc w:val="both"/>
        <w:rPr>
          <w:rFonts w:eastAsia="Times New Roman" w:cs="Times New Roman"/>
          <w:szCs w:val="24"/>
        </w:rPr>
        <w:keepNext/>
      </w:pPr>
      <w:r>
        <w:rPr>
          <w:rFonts w:eastAsia="Times New Roman" w:cs="Times New Roman"/>
          <w:szCs w:val="24"/>
        </w:rPr>
        <w:t>The diagram shows A1 → A2 → A3, A4 → A5 → A6, A4 → A7, A5 → A8, and A6 → A9–A10. These are proposed links, not validated dependencies.</w:t>
      </w:r>
    </w:p>
    <w:p w14:paraId="063F1E8B" w14:textId="77777777" w:rsidR="00BD40F3" w:rsidRPr="00BC7EF4" w:rsidRDefault="00B6649B" w:rsidP="00385F52">
      <w:pPr>
        <w:spacing w:after="120" w:line="276" w:lineRule="auto"/>
        <w:ind w:firstLine="720"/>
        <w:contextualSpacing/>
        <w:jc w:val="both"/>
        <w:rPr>
          <w:rFonts w:eastAsia="Times New Roman" w:cs="Times New Roman"/>
          <w:szCs w:val="24"/>
        </w:rPr>
      </w:pPr>
      <w:r w:rsidRPr="00BC7EF4">
        <w:rPr>
          <w:rFonts w:eastAsia="Times New Roman" w:cs="Times New Roman"/>
          <w:noProof/>
          <w:szCs w:val="24"/>
        </w:rPr>
        <w:drawing>
          <wp:inline distT="0" distB="0" distL="0" distR="0" wp14:anchorId="70BED6DB" wp14:editId="64457A41">
            <wp:extent cx="5022925" cy="2982362"/>
            <wp:effectExtent l="0" t="0" r="0" b="0"/>
            <wp:docPr id="1" name="image1.png" descr="Proposed A1–A10 control layout: A1 to A2 to A3; A4 to A5 to A6; A4 to A7; A5 to A8; A6 to A9–A10."/>
            <wp:cNvGraphicFramePr/>
            <a:graphic xmlns:a="http://schemas.openxmlformats.org/drawingml/2006/main">
              <a:graphicData uri="http://schemas.openxmlformats.org/drawingml/2006/picture">
                <pic:pic xmlns:pic="http://schemas.openxmlformats.org/drawingml/2006/picture">
                  <pic:nvPicPr>
                    <pic:cNvPr id="0" name="image1.png" descr="A diagram of a task&#10;&#10;AI-generated content may be incorrect."/>
                    <pic:cNvPicPr preferRelativeResize="0"/>
                  </pic:nvPicPr>
                  <pic:blipFill>
                    <a:blip r:embed="rId15"/>
                    <a:srcRect/>
                    <a:stretch>
                      <a:fillRect/>
                    </a:stretch>
                  </pic:blipFill>
                  <pic:spPr>
                    <a:xfrm>
                      <a:off x="0" y="0"/>
                      <a:ext cx="5022925" cy="2982362"/>
                    </a:xfrm>
                    <a:prstGeom prst="rect">
                      <a:avLst/>
                    </a:prstGeom>
                    <a:ln/>
                  </pic:spPr>
                </pic:pic>
              </a:graphicData>
            </a:graphic>
          </wp:inline>
        </w:drawing>
      </w:r>
    </w:p>
    <w:p w14:paraId="3E837A30" w14:textId="77777777" w:rsidR="00BD40F3" w:rsidRPr="00BC7EF4" w:rsidRDefault="00BD40F3" w:rsidP="00385F52">
      <w:pPr>
        <w:spacing w:after="120" w:line="276" w:lineRule="auto"/>
        <w:ind w:firstLine="720"/>
        <w:contextualSpacing/>
        <w:jc w:val="both"/>
        <w:rPr>
          <w:rFonts w:eastAsia="Times New Roman" w:cs="Times New Roman"/>
          <w:szCs w:val="24"/>
        </w:rPr>
      </w:pPr>
    </w:p>
    <w:p w14:paraId="37FFF09F" w14:textId="77777777" w:rsidR="00BD40F3" w:rsidRPr="00BC7EF4" w:rsidRDefault="00BD40F3" w:rsidP="00385F52">
      <w:pPr>
        <w:spacing w:after="120" w:line="276" w:lineRule="auto"/>
        <w:ind w:firstLine="720"/>
        <w:contextualSpacing/>
        <w:jc w:val="both"/>
        <w:rPr>
          <w:rFonts w:eastAsia="Times New Roman" w:cs="Times New Roman"/>
          <w:szCs w:val="24"/>
        </w:rPr>
      </w:pPr>
    </w:p>
    <w:sectPr w:rsidR="00BD40F3" w:rsidRPr="00BC7EF4" w:rsidSect="005E7DED">
      <w:pgSz w:w="11906" w:h="16838"/>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C1615" w14:textId="77777777" w:rsidR="00B6649B" w:rsidRDefault="00B6649B">
      <w:pPr>
        <w:spacing w:after="0" w:line="240" w:lineRule="auto"/>
      </w:pPr>
      <w:r>
        <w:separator/>
      </w:r>
    </w:p>
  </w:endnote>
  <w:endnote w:type="continuationSeparator" w:id="0">
    <w:p w14:paraId="52D89DAB" w14:textId="77777777" w:rsidR="00B6649B" w:rsidRDefault="00B66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7AA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969093"/>
      <w:docPartObj>
        <w:docPartGallery w:val="Page Numbers (Bottom of Page)"/>
        <w:docPartUnique/>
      </w:docPartObj>
    </w:sdtPr>
    <w:sdtEndPr>
      <w:rPr>
        <w:noProof/>
      </w:rPr>
    </w:sdtEndPr>
    <w:sdtContent>
      <w:p w14:paraId="286661BA" w14:textId="56B8F3F1" w:rsidR="00666E60" w:rsidRDefault="00666E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3200C" w14:textId="77777777" w:rsidR="00BD40F3" w:rsidRDefault="00BD40F3">
    <w:pPr>
      <w:pBdr>
        <w:top w:val="nil"/>
        <w:left w:val="nil"/>
        <w:bottom w:val="nil"/>
        <w:right w:val="nil"/>
        <w:between w:val="nil"/>
      </w:pBdr>
      <w:tabs>
        <w:tab w:val="center" w:pos="4513"/>
        <w:tab w:val="right" w:pos="9026"/>
      </w:tabs>
      <w:spacing w:after="0" w:line="240" w:lineRule="auto"/>
      <w:jc w:val="center"/>
      <w:rPr>
        <w:rFonts w:ascii="Aptos" w:hAnsi="Aptos"/>
        <w:color w:val="00000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E74CD" w14:textId="250465D1" w:rsidR="005E7DED" w:rsidRDefault="005E7DED">
    <w:pPr>
      <w:pStyle w:val="Footer"/>
      <w:jc w:val="center"/>
    </w:pPr>
  </w:p>
  <w:p w14:paraId="199E1879"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AEFF" w14:textId="77777777" w:rsidR="00B6649B" w:rsidRDefault="00B6649B">
      <w:pPr>
        <w:spacing w:after="0" w:line="240" w:lineRule="auto"/>
      </w:pPr>
      <w:r>
        <w:separator/>
      </w:r>
    </w:p>
  </w:footnote>
  <w:footnote w:type="continuationSeparator" w:id="0">
    <w:p w14:paraId="137815F6" w14:textId="77777777" w:rsidR="00B6649B" w:rsidRDefault="00B66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C4C5"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15118"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926E" w14:textId="77777777" w:rsidR="00BD40F3" w:rsidRDefault="00BD40F3">
    <w:pPr>
      <w:pBdr>
        <w:top w:val="nil"/>
        <w:left w:val="nil"/>
        <w:bottom w:val="nil"/>
        <w:right w:val="nil"/>
        <w:between w:val="nil"/>
      </w:pBdr>
      <w:tabs>
        <w:tab w:val="center" w:pos="4513"/>
        <w:tab w:val="right" w:pos="9026"/>
      </w:tabs>
      <w:spacing w:after="0" w:line="240" w:lineRule="auto"/>
      <w:rPr>
        <w:rFonts w:ascii="Aptos" w:hAnsi="Aptos"/>
        <w:color w:val="000000"/>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673"/>
    <w:multiLevelType w:val="multilevel"/>
    <w:tmpl w:val="B84834C0"/>
    <w:lvl w:ilvl="0">
      <w:start w:val="1"/>
      <w:numFmt w:val="decimal"/>
      <w:lvlText w:val="%1"/>
      <w:lvlJc w:val="left"/>
      <w:pPr>
        <w:ind w:left="720" w:hanging="360"/>
      </w:pPr>
    </w:lvl>
    <w:lvl w:ilvl="1">
      <w:start w:val="2"/>
      <w:numFmt w:val="decimal"/>
      <w:lvlText w:val="%1.%2"/>
      <w:lvlJc w:val="left"/>
      <w:pPr>
        <w:ind w:left="816" w:hanging="456"/>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21171FC1"/>
    <w:multiLevelType w:val="multilevel"/>
    <w:tmpl w:val="AF2CBCB8"/>
    <w:lvl w:ilvl="0">
      <w:start w:val="1"/>
      <w:numFmt w:val="decimal"/>
      <w:lvlText w:val="%1."/>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2" w15:restartNumberingAfterBreak="0">
    <w:nsid w:val="231221ED"/>
    <w:multiLevelType w:val="multilevel"/>
    <w:tmpl w:val="718EDF10"/>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3" w15:restartNumberingAfterBreak="0">
    <w:nsid w:val="33B14460"/>
    <w:multiLevelType w:val="multilevel"/>
    <w:tmpl w:val="B5C27B1A"/>
    <w:lvl w:ilvl="0">
      <w:start w:val="1"/>
      <w:numFmt w:val="decimal"/>
      <w:lvlText w:val="•"/>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4" w15:restartNumberingAfterBreak="0">
    <w:nsid w:val="35375012"/>
    <w:multiLevelType w:val="multilevel"/>
    <w:tmpl w:val="03BE045E"/>
    <w:lvl w:ilvl="0">
      <w:start w:val="1"/>
      <w:numFmt w:val="bullet"/>
      <w:lvlText w:val="•"/>
      <w:lvlJc w:val="left"/>
      <w:pPr>
        <w:ind w:left="7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1">
      <w:start w:val="1"/>
      <w:numFmt w:val="bullet"/>
      <w:lvlText w:val="•"/>
      <w:lvlJc w:val="left"/>
      <w:pPr>
        <w:ind w:left="9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2">
      <w:start w:val="1"/>
      <w:numFmt w:val="bullet"/>
      <w:lvlText w:val="•"/>
      <w:lvlJc w:val="left"/>
      <w:pPr>
        <w:ind w:left="11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3">
      <w:start w:val="1"/>
      <w:numFmt w:val="bullet"/>
      <w:lvlText w:val="•"/>
      <w:lvlJc w:val="left"/>
      <w:pPr>
        <w:ind w:left="1380" w:hanging="500"/>
      </w:pPr>
      <w:rPr>
        <w:rFonts w:ascii="Times New Roman" w:eastAsia="Times New Roman" w:hAnsi="Times New Roman" w:cs="Times New Roman"/>
        <w:b w:val="0"/>
        <w:i w:val="0"/>
        <w:smallCaps w:val="0"/>
        <w:strike w:val="0"/>
        <w:color w:val="000000"/>
        <w:u w:val="none"/>
        <w:shd w:val="clear" w:color="auto" w:fill="auto"/>
        <w:vertAlign w:val="baseline"/>
      </w:rPr>
    </w:lvl>
    <w:lvl w:ilvl="4">
      <w:start w:val="1"/>
      <w:numFmt w:val="bullet"/>
      <w:lvlText w:val="•"/>
      <w:lvlJc w:val="left"/>
      <w:pPr>
        <w:ind w:left="1600" w:hanging="500"/>
      </w:pPr>
      <w:rPr>
        <w:rFonts w:ascii="Times New Roman" w:eastAsia="Times New Roman" w:hAnsi="Times New Roman" w:cs="Times New Roman"/>
        <w:b w:val="0"/>
        <w:i w:val="0"/>
        <w:smallCaps w:val="0"/>
        <w:strike w:val="0"/>
        <w:color w:val="000000"/>
        <w:u w:val="none"/>
        <w:shd w:val="clear" w:color="auto" w:fill="auto"/>
        <w:vertAlign w:val="baseline"/>
      </w:rPr>
    </w:lvl>
    <w:lvl w:ilvl="5">
      <w:start w:val="1"/>
      <w:numFmt w:val="bullet"/>
      <w:lvlText w:val="•"/>
      <w:lvlJc w:val="left"/>
      <w:pPr>
        <w:ind w:left="1820" w:hanging="500"/>
      </w:pPr>
      <w:rPr>
        <w:rFonts w:ascii="Times New Roman" w:eastAsia="Times New Roman" w:hAnsi="Times New Roman" w:cs="Times New Roman"/>
        <w:b w:val="0"/>
        <w:i w:val="0"/>
        <w:smallCaps w:val="0"/>
        <w:strike w:val="0"/>
        <w:color w:val="000000"/>
        <w:u w:val="none"/>
        <w:shd w:val="clear" w:color="auto" w:fill="auto"/>
        <w:vertAlign w:val="baseline"/>
      </w:rPr>
    </w:lvl>
    <w:lvl w:ilvl="6">
      <w:start w:val="1"/>
      <w:numFmt w:val="bullet"/>
      <w:lvlText w:val="•"/>
      <w:lvlJc w:val="left"/>
      <w:pPr>
        <w:ind w:left="2040" w:hanging="500"/>
      </w:pPr>
      <w:rPr>
        <w:rFonts w:ascii="Times New Roman" w:eastAsia="Times New Roman" w:hAnsi="Times New Roman" w:cs="Times New Roman"/>
        <w:b w:val="0"/>
        <w:i w:val="0"/>
        <w:smallCaps w:val="0"/>
        <w:strike w:val="0"/>
        <w:color w:val="000000"/>
        <w:u w:val="none"/>
        <w:shd w:val="clear" w:color="auto" w:fill="auto"/>
        <w:vertAlign w:val="baseline"/>
      </w:rPr>
    </w:lvl>
    <w:lvl w:ilvl="7">
      <w:start w:val="1"/>
      <w:numFmt w:val="bullet"/>
      <w:lvlText w:val="•"/>
      <w:lvlJc w:val="left"/>
      <w:pPr>
        <w:ind w:left="2260" w:hanging="500"/>
      </w:pPr>
      <w:rPr>
        <w:rFonts w:ascii="Times New Roman" w:eastAsia="Times New Roman" w:hAnsi="Times New Roman" w:cs="Times New Roman"/>
        <w:b w:val="0"/>
        <w:i w:val="0"/>
        <w:smallCaps w:val="0"/>
        <w:strike w:val="0"/>
        <w:color w:val="000000"/>
        <w:u w:val="none"/>
        <w:shd w:val="clear" w:color="auto" w:fill="auto"/>
        <w:vertAlign w:val="baseline"/>
      </w:rPr>
    </w:lvl>
    <w:lvl w:ilvl="8">
      <w:start w:val="1"/>
      <w:numFmt w:val="bullet"/>
      <w:lvlText w:val="•"/>
      <w:lvlJc w:val="left"/>
      <w:pPr>
        <w:ind w:left="2480" w:hanging="500"/>
      </w:pPr>
      <w:rPr>
        <w:rFonts w:ascii="Times New Roman" w:eastAsia="Times New Roman" w:hAnsi="Times New Roman" w:cs="Times New Roman"/>
        <w:b w:val="0"/>
        <w:i w:val="0"/>
        <w:smallCaps w:val="0"/>
        <w:strike w:val="0"/>
        <w:color w:val="000000"/>
        <w:u w:val="none"/>
        <w:shd w:val="clear" w:color="auto" w:fill="auto"/>
        <w:vertAlign w:val="baseline"/>
      </w:rPr>
    </w:lvl>
  </w:abstractNum>
  <w:abstractNum w:abstractNumId="5" w15:restartNumberingAfterBreak="0">
    <w:nsid w:val="71E11B69"/>
    <w:multiLevelType w:val="multilevel"/>
    <w:tmpl w:val="976CA4BC"/>
    <w:lvl w:ilvl="0">
      <w:start w:val="1"/>
      <w:numFmt w:val="decimal"/>
      <w:lvlText w:val="%1."/>
      <w:lvlJc w:val="left"/>
      <w:pPr>
        <w:ind w:left="720" w:hanging="500"/>
      </w:pPr>
      <w:rPr>
        <w:rFonts w:ascii="Times New Roman" w:eastAsia="Times New Roman" w:hAnsi="Times New Roman" w:cs="Times New Roman"/>
        <w:b w:val="0"/>
        <w:i w:val="0"/>
        <w:smallCaps w:val="0"/>
        <w:strike w:val="0"/>
        <w:u w:val="none"/>
        <w:shd w:val="clear" w:color="auto" w:fill="auto"/>
        <w:vertAlign w:val="baseline"/>
      </w:rPr>
    </w:lvl>
    <w:lvl w:ilvl="1">
      <w:start w:val="1"/>
      <w:numFmt w:val="decimal"/>
      <w:lvlText w:val="%2."/>
      <w:lvlJc w:val="left"/>
      <w:pPr>
        <w:ind w:left="940" w:hanging="500"/>
      </w:pPr>
      <w:rPr>
        <w:rFonts w:ascii="Times New Roman" w:eastAsia="Times New Roman" w:hAnsi="Times New Roman" w:cs="Times New Roman"/>
        <w:b w:val="0"/>
        <w:i w:val="0"/>
        <w:smallCaps w:val="0"/>
        <w:strike w:val="0"/>
        <w:u w:val="none"/>
        <w:shd w:val="clear" w:color="auto" w:fill="auto"/>
        <w:vertAlign w:val="baseline"/>
      </w:rPr>
    </w:lvl>
    <w:lvl w:ilvl="2">
      <w:start w:val="1"/>
      <w:numFmt w:val="decimal"/>
      <w:lvlText w:val="%3."/>
      <w:lvlJc w:val="left"/>
      <w:pPr>
        <w:ind w:left="1160" w:hanging="500"/>
      </w:pPr>
      <w:rPr>
        <w:rFonts w:ascii="Times New Roman" w:eastAsia="Times New Roman" w:hAnsi="Times New Roman" w:cs="Times New Roman"/>
        <w:b w:val="0"/>
        <w:i w:val="0"/>
        <w:smallCaps w:val="0"/>
        <w:strike w:val="0"/>
        <w:u w:val="none"/>
        <w:shd w:val="clear" w:color="auto" w:fill="auto"/>
        <w:vertAlign w:val="baseline"/>
      </w:rPr>
    </w:lvl>
    <w:lvl w:ilvl="3">
      <w:start w:val="1"/>
      <w:numFmt w:val="decimal"/>
      <w:lvlText w:val="%4."/>
      <w:lvlJc w:val="left"/>
      <w:pPr>
        <w:ind w:left="1380" w:hanging="500"/>
      </w:pPr>
      <w:rPr>
        <w:rFonts w:ascii="Times New Roman" w:eastAsia="Times New Roman" w:hAnsi="Times New Roman" w:cs="Times New Roman"/>
        <w:b w:val="0"/>
        <w:i w:val="0"/>
        <w:smallCaps w:val="0"/>
        <w:strike w:val="0"/>
        <w:u w:val="none"/>
        <w:shd w:val="clear" w:color="auto" w:fill="auto"/>
        <w:vertAlign w:val="baseline"/>
      </w:rPr>
    </w:lvl>
    <w:lvl w:ilvl="4">
      <w:start w:val="1"/>
      <w:numFmt w:val="decimal"/>
      <w:lvlText w:val="%5."/>
      <w:lvlJc w:val="left"/>
      <w:pPr>
        <w:ind w:left="1600" w:hanging="500"/>
      </w:pPr>
      <w:rPr>
        <w:rFonts w:ascii="Times New Roman" w:eastAsia="Times New Roman" w:hAnsi="Times New Roman" w:cs="Times New Roman"/>
        <w:b w:val="0"/>
        <w:i w:val="0"/>
        <w:smallCaps w:val="0"/>
        <w:strike w:val="0"/>
        <w:u w:val="none"/>
        <w:shd w:val="clear" w:color="auto" w:fill="auto"/>
        <w:vertAlign w:val="baseline"/>
      </w:rPr>
    </w:lvl>
    <w:lvl w:ilvl="5">
      <w:start w:val="1"/>
      <w:numFmt w:val="decimal"/>
      <w:lvlText w:val="%6."/>
      <w:lvlJc w:val="left"/>
      <w:pPr>
        <w:ind w:left="1820" w:hanging="500"/>
      </w:pPr>
      <w:rPr>
        <w:rFonts w:ascii="Times New Roman" w:eastAsia="Times New Roman" w:hAnsi="Times New Roman" w:cs="Times New Roman"/>
        <w:b w:val="0"/>
        <w:i w:val="0"/>
        <w:smallCaps w:val="0"/>
        <w:strike w:val="0"/>
        <w:u w:val="none"/>
        <w:shd w:val="clear" w:color="auto" w:fill="auto"/>
        <w:vertAlign w:val="baseline"/>
      </w:rPr>
    </w:lvl>
    <w:lvl w:ilvl="6">
      <w:start w:val="1"/>
      <w:numFmt w:val="decimal"/>
      <w:lvlText w:val="%7."/>
      <w:lvlJc w:val="left"/>
      <w:pPr>
        <w:ind w:left="2040" w:hanging="500"/>
      </w:pPr>
      <w:rPr>
        <w:rFonts w:ascii="Times New Roman" w:eastAsia="Times New Roman" w:hAnsi="Times New Roman" w:cs="Times New Roman"/>
        <w:b w:val="0"/>
        <w:i w:val="0"/>
        <w:smallCaps w:val="0"/>
        <w:strike w:val="0"/>
        <w:u w:val="none"/>
        <w:shd w:val="clear" w:color="auto" w:fill="auto"/>
        <w:vertAlign w:val="baseline"/>
      </w:rPr>
    </w:lvl>
    <w:lvl w:ilvl="7">
      <w:start w:val="1"/>
      <w:numFmt w:val="decimal"/>
      <w:lvlText w:val="%8."/>
      <w:lvlJc w:val="left"/>
      <w:pPr>
        <w:ind w:left="2260" w:hanging="500"/>
      </w:pPr>
      <w:rPr>
        <w:rFonts w:ascii="Times New Roman" w:eastAsia="Times New Roman" w:hAnsi="Times New Roman" w:cs="Times New Roman"/>
        <w:b w:val="0"/>
        <w:i w:val="0"/>
        <w:smallCaps w:val="0"/>
        <w:strike w:val="0"/>
        <w:u w:val="none"/>
        <w:shd w:val="clear" w:color="auto" w:fill="auto"/>
        <w:vertAlign w:val="baseline"/>
      </w:rPr>
    </w:lvl>
    <w:lvl w:ilvl="8">
      <w:start w:val="1"/>
      <w:numFmt w:val="decimal"/>
      <w:lvlText w:val="%9."/>
      <w:lvlJc w:val="left"/>
      <w:pPr>
        <w:ind w:left="2480" w:hanging="500"/>
      </w:pPr>
      <w:rPr>
        <w:rFonts w:ascii="Times New Roman" w:eastAsia="Times New Roman" w:hAnsi="Times New Roman" w:cs="Times New Roman"/>
        <w:b w:val="0"/>
        <w:i w:val="0"/>
        <w:smallCaps w:val="0"/>
        <w:strike w:val="0"/>
        <w:u w:val="none"/>
        <w:shd w:val="clear" w:color="auto" w:fill="auto"/>
        <w:vertAlign w:val="baseline"/>
      </w:rPr>
    </w:lvl>
  </w:abstractNum>
  <w:abstractNum w:abstractNumId="6" w15:restartNumberingAfterBreak="0">
    <w:nsid w:val="7A154047"/>
    <w:multiLevelType w:val="multilevel"/>
    <w:tmpl w:val="955A292C"/>
    <w:lvl w:ilvl="0">
      <w:start w:val="1"/>
      <w:numFmt w:val="decimal"/>
      <w:lvlText w:val="•"/>
      <w:lvlJc w:val="left"/>
      <w:pPr>
        <w:ind w:left="6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1">
      <w:start w:val="1"/>
      <w:numFmt w:val="decimal"/>
      <w:lvlText w:val="•"/>
      <w:lvlJc w:val="left"/>
      <w:pPr>
        <w:ind w:left="8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2">
      <w:start w:val="1"/>
      <w:numFmt w:val="decimal"/>
      <w:lvlText w:val="•"/>
      <w:lvlJc w:val="left"/>
      <w:pPr>
        <w:ind w:left="10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3">
      <w:start w:val="1"/>
      <w:numFmt w:val="decimal"/>
      <w:lvlText w:val="•"/>
      <w:lvlJc w:val="left"/>
      <w:pPr>
        <w:ind w:left="1260" w:hanging="380"/>
      </w:pPr>
      <w:rPr>
        <w:rFonts w:ascii="Times New Roman" w:eastAsia="Times New Roman" w:hAnsi="Times New Roman" w:cs="Times New Roman"/>
        <w:b w:val="0"/>
        <w:i w:val="0"/>
        <w:smallCaps w:val="0"/>
        <w:strike w:val="0"/>
        <w:color w:val="FEFFFF"/>
        <w:u w:val="none"/>
        <w:shd w:val="clear" w:color="auto" w:fill="auto"/>
        <w:vertAlign w:val="baseline"/>
      </w:rPr>
    </w:lvl>
    <w:lvl w:ilvl="4">
      <w:start w:val="1"/>
      <w:numFmt w:val="decimal"/>
      <w:lvlText w:val="•"/>
      <w:lvlJc w:val="left"/>
      <w:pPr>
        <w:ind w:left="1480" w:hanging="380"/>
      </w:pPr>
      <w:rPr>
        <w:rFonts w:ascii="Times New Roman" w:eastAsia="Times New Roman" w:hAnsi="Times New Roman" w:cs="Times New Roman"/>
        <w:b w:val="0"/>
        <w:i w:val="0"/>
        <w:smallCaps w:val="0"/>
        <w:strike w:val="0"/>
        <w:color w:val="FEFFFF"/>
        <w:u w:val="none"/>
        <w:shd w:val="clear" w:color="auto" w:fill="auto"/>
        <w:vertAlign w:val="baseline"/>
      </w:rPr>
    </w:lvl>
    <w:lvl w:ilvl="5">
      <w:start w:val="1"/>
      <w:numFmt w:val="decimal"/>
      <w:lvlText w:val="•"/>
      <w:lvlJc w:val="left"/>
      <w:pPr>
        <w:ind w:left="1700" w:hanging="380"/>
      </w:pPr>
      <w:rPr>
        <w:rFonts w:ascii="Times New Roman" w:eastAsia="Times New Roman" w:hAnsi="Times New Roman" w:cs="Times New Roman"/>
        <w:b w:val="0"/>
        <w:i w:val="0"/>
        <w:smallCaps w:val="0"/>
        <w:strike w:val="0"/>
        <w:color w:val="FEFFFF"/>
        <w:u w:val="none"/>
        <w:shd w:val="clear" w:color="auto" w:fill="auto"/>
        <w:vertAlign w:val="baseline"/>
      </w:rPr>
    </w:lvl>
    <w:lvl w:ilvl="6">
      <w:start w:val="1"/>
      <w:numFmt w:val="decimal"/>
      <w:lvlText w:val="•"/>
      <w:lvlJc w:val="left"/>
      <w:pPr>
        <w:ind w:left="1920" w:hanging="380"/>
      </w:pPr>
      <w:rPr>
        <w:rFonts w:ascii="Times New Roman" w:eastAsia="Times New Roman" w:hAnsi="Times New Roman" w:cs="Times New Roman"/>
        <w:b w:val="0"/>
        <w:i w:val="0"/>
        <w:smallCaps w:val="0"/>
        <w:strike w:val="0"/>
        <w:color w:val="FEFFFF"/>
        <w:u w:val="none"/>
        <w:shd w:val="clear" w:color="auto" w:fill="auto"/>
        <w:vertAlign w:val="baseline"/>
      </w:rPr>
    </w:lvl>
    <w:lvl w:ilvl="7">
      <w:start w:val="1"/>
      <w:numFmt w:val="decimal"/>
      <w:lvlText w:val="•"/>
      <w:lvlJc w:val="left"/>
      <w:pPr>
        <w:ind w:left="2140" w:hanging="380"/>
      </w:pPr>
      <w:rPr>
        <w:rFonts w:ascii="Times New Roman" w:eastAsia="Times New Roman" w:hAnsi="Times New Roman" w:cs="Times New Roman"/>
        <w:b w:val="0"/>
        <w:i w:val="0"/>
        <w:smallCaps w:val="0"/>
        <w:strike w:val="0"/>
        <w:color w:val="FEFFFF"/>
        <w:u w:val="none"/>
        <w:shd w:val="clear" w:color="auto" w:fill="auto"/>
        <w:vertAlign w:val="baseline"/>
      </w:rPr>
    </w:lvl>
    <w:lvl w:ilvl="8">
      <w:start w:val="1"/>
      <w:numFmt w:val="decimal"/>
      <w:lvlText w:val="•"/>
      <w:lvlJc w:val="left"/>
      <w:pPr>
        <w:ind w:left="2360" w:hanging="380"/>
      </w:pPr>
      <w:rPr>
        <w:rFonts w:ascii="Times New Roman" w:eastAsia="Times New Roman" w:hAnsi="Times New Roman" w:cs="Times New Roman"/>
        <w:b w:val="0"/>
        <w:i w:val="0"/>
        <w:smallCaps w:val="0"/>
        <w:strike w:val="0"/>
        <w:color w:val="FEFFFF"/>
        <w:u w:val="none"/>
        <w:shd w:val="clear" w:color="auto" w:fill="auto"/>
        <w:vertAlign w:val="baseline"/>
      </w:rPr>
    </w:lvl>
  </w:abstractNum>
  <w:num w:numId="1" w16cid:durableId="690225857">
    <w:abstractNumId w:val="6"/>
  </w:num>
  <w:num w:numId="2" w16cid:durableId="1854763895">
    <w:abstractNumId w:val="2"/>
  </w:num>
  <w:num w:numId="3" w16cid:durableId="1623003336">
    <w:abstractNumId w:val="4"/>
  </w:num>
  <w:num w:numId="4" w16cid:durableId="1171486103">
    <w:abstractNumId w:val="0"/>
  </w:num>
  <w:num w:numId="5" w16cid:durableId="580141415">
    <w:abstractNumId w:val="1"/>
  </w:num>
  <w:num w:numId="6" w16cid:durableId="1453670876">
    <w:abstractNumId w:val="3"/>
  </w:num>
  <w:num w:numId="7" w16cid:durableId="5253645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90"/>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0F3"/>
    <w:rsid w:val="000A7F50"/>
    <w:rsid w:val="000B69DE"/>
    <w:rsid w:val="00146D03"/>
    <w:rsid w:val="00152751"/>
    <w:rsid w:val="00163F88"/>
    <w:rsid w:val="00175F9B"/>
    <w:rsid w:val="001D700C"/>
    <w:rsid w:val="00201888"/>
    <w:rsid w:val="00216C53"/>
    <w:rsid w:val="0022538C"/>
    <w:rsid w:val="00234990"/>
    <w:rsid w:val="002605B3"/>
    <w:rsid w:val="0030703F"/>
    <w:rsid w:val="00385F52"/>
    <w:rsid w:val="00391B28"/>
    <w:rsid w:val="00391CFA"/>
    <w:rsid w:val="003A4FA2"/>
    <w:rsid w:val="003E5C2C"/>
    <w:rsid w:val="00435961"/>
    <w:rsid w:val="004F4140"/>
    <w:rsid w:val="004F60A1"/>
    <w:rsid w:val="005449CE"/>
    <w:rsid w:val="00557391"/>
    <w:rsid w:val="005E7DED"/>
    <w:rsid w:val="006230B7"/>
    <w:rsid w:val="00666E60"/>
    <w:rsid w:val="00681032"/>
    <w:rsid w:val="006E2964"/>
    <w:rsid w:val="007A6061"/>
    <w:rsid w:val="007B4BA1"/>
    <w:rsid w:val="00800D32"/>
    <w:rsid w:val="00846AF6"/>
    <w:rsid w:val="008A2884"/>
    <w:rsid w:val="008F5E58"/>
    <w:rsid w:val="009908BF"/>
    <w:rsid w:val="009E5A07"/>
    <w:rsid w:val="00A42D25"/>
    <w:rsid w:val="00AC08C9"/>
    <w:rsid w:val="00B15955"/>
    <w:rsid w:val="00B36A16"/>
    <w:rsid w:val="00B42CAA"/>
    <w:rsid w:val="00B62CE9"/>
    <w:rsid w:val="00B6649B"/>
    <w:rsid w:val="00BC7EF4"/>
    <w:rsid w:val="00BD40F3"/>
    <w:rsid w:val="00BE4261"/>
    <w:rsid w:val="00BE5FB7"/>
    <w:rsid w:val="00C206AA"/>
    <w:rsid w:val="00C2721A"/>
    <w:rsid w:val="00CE3A5D"/>
    <w:rsid w:val="00D01596"/>
    <w:rsid w:val="00D02FC7"/>
    <w:rsid w:val="00D138A4"/>
    <w:rsid w:val="00D571E1"/>
    <w:rsid w:val="00D83401"/>
    <w:rsid w:val="00DA7EFC"/>
    <w:rsid w:val="00DB1FCA"/>
    <w:rsid w:val="00E03331"/>
    <w:rsid w:val="00E0414D"/>
    <w:rsid w:val="00E052D2"/>
    <w:rsid w:val="00EA6CBB"/>
    <w:rsid w:val="00ED61AF"/>
    <w:rsid w:val="00F52DA7"/>
    <w:rsid w:val="00F67F77"/>
    <w:rsid w:val="00FF7A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28F455"/>
  <w15:docId w15:val="{80C92BE3-5F01-4C01-AB9F-A7497EAB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styleId="Footer">
    <w:name w:val="footer"/>
    <w:basedOn w:val="Normal"/>
    <w:link w:val="FooterChar"/>
    <w:uiPriority w:val="99"/>
    <w:unhideWhenUsed/>
    <w:rsid w:val="00D02FC7"/>
    <w:pPr>
      <w:tabs>
        <w:tab w:val="center" w:pos="4680"/>
        <w:tab w:val="right" w:pos="9360"/>
      </w:tabs>
      <w:spacing w:after="0" w:line="240" w:lineRule="auto"/>
      <w:ind w:firstLine="0"/>
    </w:pPr>
    <w:rPr>
      <w:rFonts w:asciiTheme="minorHAnsi" w:eastAsiaTheme="minorEastAsia" w:hAnsiTheme="minorHAnsi" w:cs="Times New Roman"/>
      <w:sz w:val="22"/>
      <w:lang w:val="en-US" w:eastAsia="en-US"/>
    </w:rPr>
  </w:style>
  <w:style w:type="character" w:customStyle="1" w:styleId="FooterChar">
    <w:name w:val="Footer Char"/>
    <w:basedOn w:val="DefaultParagraphFont"/>
    <w:link w:val="Footer"/>
    <w:uiPriority w:val="99"/>
    <w:rsid w:val="00D02FC7"/>
    <w:rPr>
      <w:rFonts w:asciiTheme="minorHAnsi" w:eastAsiaTheme="minorEastAsia" w:hAnsiTheme="minorHAnsi"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arxiv.org/abs/2502.031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C552D-38B3-408F-BDBD-E478ADAB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7489</Words>
  <Characters>42693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Context-Engineered Human–AI Collaboration for Long-Horizon Tasks: A Case Study in Governance, Canonical Numerics, and Execution Control</vt:lpstr>
    </vt:vector>
  </TitlesOfParts>
  <Company/>
  <LinksUpToDate>false</LinksUpToDate>
  <CharactersWithSpaces>50082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Context-Engineered Human–AI Collaboration for Long-Horizon Tasks: A Case Study in Governance, Canonical Numerics, and Execution Control</dc:title>
  <dc:creator>Rishi Sood</dc:creator>
  <cp:keywords>context engineering; human–AI collaboration; authoritative files; drift control; auditability; long-horizon reliability</cp:keywords>
  <cp:lastModifiedBy>Aditi Sood</cp:lastModifiedBy>
  <cp:revision>2</cp:revision>
  <dcterms:created xsi:type="dcterms:W3CDTF">2025-11-02T11:30:00Z</dcterms:created>
  <dcterms:modified xsi:type="dcterms:W3CDTF">2025-11-02T11:30:00Z</dcterms:modified>
</cp:coreProperties>
</file>