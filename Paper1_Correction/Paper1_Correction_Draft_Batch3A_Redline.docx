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w:t>
            </w:r>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259" w:author="ChatGPT" w:date="2026-09-27T12:57:07Z">
        <w:r>
          <w:delText w:space="preserve">The case study environment comprised three canonical artefacts (Strategy Master, Canonical Numbers Sheet, Life System Master) operating under freeze v4.0 / v2.0 / v1.1 respectively. </w:delText>
        </w:r>
      </w:del>
      <w:ins w:id="1260" w:author="ChatGPT" w:date="2026-09-27T12:57:07Z">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del w:id="1266" w:author="ChatGPT" w:date="2026-09-27T12:57:07Z"/>
        </w:rPr>
      </w:pPr>
      <w:del w:id="1265" w:author="ChatGPT" w:date="2026-09-27T12:57:07Z">
        <w:r>
          <w:delText w:space="preserve">All computations, reconciliations, and logged interactions were conducted manually by the human–AI dyad without external scripts.</w:delText>
        </w:r>
      </w:del>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del w:id="1268" w:author="ChatGPT" w:date="2026-09-27T12:57:07Z"/>
        </w:rPr>
      </w:pPr>
      <w:del w:id="1267" w:author="ChatGPT" w:date="2026-09-27T12:57:07Z">
        <w:r>
          <w:delText w:space="preserve">Empirical data were drawn from ≈ 60 active sessions spanning June–October 2025.</w:delText>
        </w:r>
      </w:del>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del w:id="1270" w:author="ChatGPT" w:date="2026-09-27T12:57:07Z"/>
        </w:rPr>
      </w:pPr>
      <w:del w:id="1269" w:author="ChatGPT" w:date="2026-09-27T12:57:07Z">
        <w:r>
          <w:delText w:space="preserve">Each session was evaluated for four operational metrics:</w:delText>
        </w:r>
      </w:del>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del w:id="1271"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del w:id="1272" w:author="ChatGPT" w:date="2026-09-27T12:57:07Z">
              <w:r>
                <w:delText w:space="preserve">Metric</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del w:id="1273" w:author="ChatGPT" w:date="2026-09-27T12:57:07Z">
              <w:r>
                <w:delText w:space="preserve">Definition</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del w:id="1274" w:author="ChatGPT" w:date="2026-09-27T12:57:07Z">
              <w:r>
                <w:delText w:space="preserve">Sampling</w:delText>
              </w:r>
            </w:del>
          </w:p>
        </w:tc>
      </w:tr>
      <w:tr w:rsidR="00BD40F3" w:rsidRPr="00BC7EF4" w14:paraId="1EC03C1A" w14:textId="77777777">
        <w:trPr>
          <w:trHeight w:val="360"/>
          <w:del w:id="1275"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del w:id="1276" w:author="ChatGPT" w:date="2026-09-27T12:57:07Z">
              <w:r>
                <w:delText w:space="preserve">File Churn</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del w:id="1277" w:author="ChatGPT" w:date="2026-09-27T12:57:07Z">
              <w:r>
                <w:delText w:space="preserve">Rate of structural file revisions per week</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del w:id="1278" w:author="ChatGPT" w:date="2026-09-27T12:57:07Z">
              <w:r>
                <w:delText w:space="preserve">Manual count</w:delText>
              </w:r>
            </w:del>
          </w:p>
        </w:tc>
      </w:tr>
      <w:tr w:rsidR="00BD40F3" w:rsidRPr="00BC7EF4" w14:paraId="27A8EFCE" w14:textId="77777777">
        <w:trPr>
          <w:trHeight w:val="597"/>
          <w:del w:id="1279"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del w:id="1280" w:author="ChatGPT" w:date="2026-09-27T12:57:07Z">
              <w:r>
                <w:delText w:space="preserve">Numeric Error Rate</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del w:id="1281" w:author="ChatGPT" w:date="2026-09-27T12:57:07Z">
              <w:r>
                <w:delText w:space="preserve">Non-canonical value occurrences / total numeric calls</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del w:id="1282" w:author="ChatGPT" w:date="2026-09-27T12:57:07Z">
              <w:r>
                <w:delText w:space="preserve">Automatic A1 log parse</w:delText>
              </w:r>
            </w:del>
          </w:p>
        </w:tc>
      </w:tr>
      <w:tr w:rsidR="00BD40F3" w:rsidRPr="00BC7EF4" w14:paraId="632D833B" w14:textId="77777777">
        <w:trPr>
          <w:trHeight w:val="360"/>
          <w:del w:id="1283"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del w:id="1284" w:author="ChatGPT" w:date="2026-09-27T12:57:07Z">
              <w:r>
                <w:delText w:space="preserve">Resolution Latency</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del w:id="1285" w:author="ChatGPT" w:date="2026-09-27T12:57:07Z">
              <w:r>
                <w:delText w:space="preserve">Mean time to close flagged challenge (A5)</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del w:id="1286" w:author="ChatGPT" w:date="2026-09-27T12:57:07Z">
              <w:r>
                <w:delText w:space="preserve">Session timestamps</w:delText>
              </w:r>
            </w:del>
          </w:p>
        </w:tc>
      </w:tr>
      <w:tr w:rsidR="00BD40F3" w:rsidRPr="00BC7EF4" w14:paraId="25AB38AD" w14:textId="77777777">
        <w:trPr>
          <w:trHeight w:val="360"/>
          <w:del w:id="1287"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del w:id="1288" w:author="ChatGPT" w:date="2026-09-27T12:57:07Z">
              <w:r>
                <w:delText w:space="preserve">Qualitative Load</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del w:id="1289" w:author="ChatGPT" w:date="2026-09-27T12:57:07Z">
              <w:r>
                <w:delText w:space="preserve">Subjective fatigue index (0-5 scale)</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del w:id="1290" w:author="ChatGPT" w:date="2026-09-27T12:57:07Z">
              <w:r>
                <w:delText w:space="preserve">Weekly Review entries</w:delText>
              </w:r>
            </w:del>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del w:id="1261" w:author="ChatGPT" w:date="2026-09-27T12:57:07Z">
        <w:r>
          <w:delText w:space="preserve">The goal was not model benchmarking but behavioural validation: to measure whether the A-controls deliver reproducible reliability in a live cognitive workflow. </w:delText>
        </w:r>
      </w:del>
      <w:ins w:id="1262" w:author="ChatGPT" w:date="2026-09-27T12:57:07Z">
        <w:r>
          <w:t w:space="preserve">The architecture is a design description suitable for prospective evaluation; the available record does not validate its effectiveness or reproducibility.</w:t>
        </w:r>
      </w:ins>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del w:id="1263" w:author="ChatGPT" w:date="2026-09-27T12:57:07Z">
        <w:r>
          <w:delText w:space="preserve">Across N = 60 sessions: </w:delText>
        </w:r>
      </w:del>
      <w:ins w:id="1264" w:author="ChatGPT" w:date="2026-09-27T12:57:07Z">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ins>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2" w:author="ChatGPT" w:date="2026-09-27T12:57:07Z"/>
        </w:rPr>
      </w:pPr>
      <w:del w:id="1291" w:author="ChatGPT" w:date="2026-09-27T12:57:07Z">
        <w:r>
          <w:delText w:space="preserve">File churn decreased from ≈ 2.8 → 0.3 structural edits per week (–89 %).</w:delText>
        </w:r>
      </w:del>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4" w:author="ChatGPT" w:date="2026-09-27T12:57:07Z"/>
        </w:rPr>
      </w:pPr>
      <w:del w:id="1293" w:author="ChatGPT" w:date="2026-09-27T12:57:07Z">
        <w:r>
          <w:delText w:space="preserve">Numeric errors (E1 + E2 type) fell from 14 → 1 in aggregate (–93 %).</w:delText>
        </w:r>
      </w:del>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6" w:author="ChatGPT" w:date="2026-09-27T12:57:07Z"/>
        </w:rPr>
      </w:pPr>
      <w:del w:id="1295" w:author="ChatGPT" w:date="2026-09-27T12:57:07Z">
        <w:r>
          <w:delText w:space="preserve">Resolution latency for A5 challenges dropped from 3.6 → 0.9 hours.</w:delText>
        </w:r>
      </w:del>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8" w:author="ChatGPT" w:date="2026-09-27T12:57:07Z"/>
        </w:rPr>
      </w:pPr>
      <w:del w:id="1297" w:author="ChatGPT" w:date="2026-09-27T12:57:07Z">
        <w:r>
          <w:delText w:space="preserve">Qualitative load averaged 1.4 (“low fatigue”) versus 3.7 pre-controls.</w:delText>
        </w:r>
      </w:del>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300" w:author="ChatGPT" w:date="2026-09-27T12:57:07Z"/>
        </w:rPr>
      </w:pPr>
      <w:del w:id="1299" w:author="ChatGPT" w:date="2026-09-27T12:57:07Z">
        <w:r>
          <w:delText w:space="preserve">Gift-capture success rate improved ≈ 12 % without rung distortion.</w:delText>
        </w:r>
      </w:del>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del w:id="1302" w:author="ChatGPT" w:date="2026-09-27T12:57:07Z"/>
        </w:rPr>
      </w:pPr>
      <w:del w:id="1301" w:author="ChatGPT" w:date="2026-09-27T12:57:07Z">
        <w:r>
          <w:delText w:space="preserve">These figures demonstrate that small, deterministic constraints outperform large ungoverned context windows in practical reliability. The results are reproducible because every numerical claim can be traced to a canonical source ID, and every decision passes a defined A-gate.</w:delText>
        </w:r>
      </w:del>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Emotional Stability Hook (A10) proved critical during market volatility. Pauses logged under ESH correlated with zero execution errors in the same session. Where ESH was skipped, E5-type errors rose to 27 %.</w:t>
      </w:r>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Compaction control (A9) prevented context overflow and memory diffusion. Summaries averaged ≈ 180 tokens per digest, with semantic retention &gt; 98 % by manual review. Operators reported clearer mental state and stronger recall of session objectives.</w:t>
      </w:r>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File Registry (A3 + A10) enabled precise post-hoc reconstruction of decisions. Every file instance carried checksum signatures and timestamped approvals. Both human and AI participants rated “trust in system state” at &gt; 4.5 / 5 consistently.</w:t>
      </w:r>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Start small. Implement A1, A2, A4 first. Most drift disappears immediately.</w:t>
      </w:r>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Freeze often. A 90-day freeze window prevents entropy accumulation.</w:t>
      </w:r>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Audit visibly. Display Canonical IDs and checksums in outputs.</w:t>
      </w:r>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Respect compaction. Summaries beat raw logs for clarity.</w:t>
      </w:r>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Protect cool-off hooks. ESH turns emotional reactions into structured resets.</w:t>
      </w:r>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Reward boring rigour. Reliability emerges from discipline, not complexity.</w:t>
      </w:r>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Across twelve audit cycles, the control stack (A1–A10) demonstrated measurable reliability gains. Quantitative evaluation showed an overall 91 % reduction in numeric drift and 68 % decline in file-churn frequency compared with the baseline month preceding </w:t>
      </w:r>
      <w:proofErr w:type="spellStart"/>
      <w:r w:rsidRPr="00BC7EF4">
        <w:rPr>
          <w:rFonts w:eastAsia="Times New Roman" w:cs="Times New Roman"/>
          <w:szCs w:val="24"/>
        </w:rPr>
        <w:t>canonicalisation</w:t>
      </w:r>
      <w:proofErr w:type="spellEnd"/>
      <w:r w:rsidRPr="00BC7EF4">
        <w:rPr>
          <w:rFonts w:eastAsia="Times New Roman" w:cs="Times New Roman"/>
          <w:szCs w:val="24"/>
        </w:rPr>
        <w:t>.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w:t>
      </w:r>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data confirm that reliability arises not from larger context windows but from engineered process control. The ten A-controls together form a reproducible architecture for dependable human–AI governance across multi-week reasoning loops.</w:t>
      </w:r>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Table 2 — A-Control Effectiveness Summary</w:t>
      </w:r>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Primary Effect</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Observed Outcome</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Confidence</w:t>
            </w:r>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Removes numeric fabrication</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−93 % numeric errors</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Eliminates conflicting values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unresolved discrepancies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Prevents version confusion</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−72 % file churn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Reduces speculative drafts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−65 % non-final iterations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Medium-High</w:t>
            </w:r>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Improves verification rate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+82 % validated numerics</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Maintains canonical consistency</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&lt; 0.5 % mismatch incidents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Accelerates error recovery</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Recovery time → 64 %</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Prevents unauthorised changes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policy breaches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Reduces context rot and fatigue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−62 % cognitive load index</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Medium-High</w:t>
            </w:r>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Eliminates stress-driven errors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E5 events post-pause</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w:t>
            </w:r>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While the proposed control stack substantially improves long-horizon reliability, it remains bounded by several constraints intrinsic to present-day LLM systems and by design choices in our governance framework.</w:t>
      </w:r>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w:t>
      </w:r>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w:t>
      </w:r>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w:t>
      </w:r>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w:t>
      </w:r>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w:t>
      </w:r>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w:t>
      </w:r>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section translates the framework into a deployable procedure for individuals and small teams. The goal is to achieve long-horizon stability without enterprise infrastructure. The adoption sequence emphasises minimal tools, explicit cadence, and verifiable checkpoints.</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Implementation requires only a document editor, a spreadsheet, and a shared file directory with version tracking.</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Strategy Master (.docx or .md): holds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Canonical Numbers Sheet (.xlsx or .csv): stores all validated numeric truth.</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Life System Master (.docx): defines cadence and audit procedures.</w:t>
      </w:r>
      <w:r w:rsidRPr="00BC7EF4">
        <w:rPr>
          <w:rFonts w:eastAsia="Times New Roman" w:cs="Times New Roman"/>
          <w:szCs w:val="24"/>
        </w:rPr>
        <w:br/>
        <w:t>One human operator (“strategist”) and one AI agent (“analyst”) suffice. Additional reviewers may be added for compliance but are not required.</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Deployment proceeds in a one-week cycle: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One live file per artefact — no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Every number has an origin ID — no anonymous figures.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No execution without checklist completion (A4).</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Human confirmation for critical writes (A8).</w:t>
      </w:r>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Freeze = sacred — breaches require documented reason + version bump.</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Weekly audits ensure canonical-to-strategy parity. Each quarter, perform a “drift diagnostic”: compare hashes of frozen files; reconcile any divergence. Compaction summaries replace full logs every 30 days, maintaining continuity while controlling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Teams may introduce lightweight automation: a script validating A1 lookups, a macro for A3 checksum updates, or scheduled reminders for A9 digest generation. These augment, not replace, the governance covenant.</w:t>
      </w:r>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Expected Benefits</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After 4–6 weeks, typical outcomes include:% reduction in rework due to missing or conflicting data,</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rsidRPr="00BC7EF4">
        <w:rPr>
          <w:rFonts w:eastAsia="Times New Roman" w:cs="Times New Roman"/>
          <w:szCs w:val="24"/>
        </w:rPr>
        <w:t xml:space="preserve"> drop in fatigue index (measured by session length × correction rate),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zero policy breaches recorded under A8,</w:t>
      </w:r>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and full reproducibility of numeric decisions across audit cycles.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playbook demonstrates that dependable human–AI collaboration arises not from heavier software stacks but from disciplined simplicity—few files, explicit gates, immutable provenance.</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governance model developed here centres on responsible autonomy rather than full automation. Every control (A1–A10) embeds a human-in-the-loop safeguard to ensure transparency, informed consent, and psychological stability.</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artefacts—Strategy Master, Canonical Numbers Sheet, and Life System Master—store only procedural and numeric data. No personal identifiers, financial accounts, or live feeds are retained. Screenshots used for execution are transient and deleted after reconciliation.</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canonical entry carries an origin ID and timestamp, satisfying provenance and chain-of-custody requirements. Audit logs are immutable but redactable: structural data remain public; sensitive context remains private.</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enforces human approval at key gates (A4, A8, A10). The AI system proposes; the human disposes. No irreversible decision executes without explicit confirmation. This preserves accountability and prevents silent delegation to the model.</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Ethical posture aligns with emerging “human-on-the-loop” frameworks: oversight remains continuous yet lightweight, ensuring efficiency without eroding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Cadence rituals (daily pulse, weekly review, quarterly freeze) act as safety valves, maintaining emotional equilibrium while preserving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system is not designed for coercive persuasion, surveillance, or autonomous financial execution. Its scope is confined to decision-support contexts where informed consent and revocability are guaranteed.</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By codifying consent, provenance, and psychological safeguards into its control stack, this framework transforms ethical aspiration into engineered practice—making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Future work will examine multi-agent scaling, cross-domain reproducibility, and statistical benchmarking of governance models. Extending the control stack into fully open, peer-audited systems could make long-horizon reliability a standard feature of human–AI practice.</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 summary, durable reliability is achieved through simplicity, separation, and cadence.</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and the collaboration endures.</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Rishi Sood designed the research, maintained the authoritative artefacts, and conducted longitudinal validation.</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Both contributors jointly reviewed, edited, and approved the final manuscript.</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non-personal data, pseudocode, and structural artefacts (Strategy Master, Canonical Numbers Sheet, Life System Master) are available upon reasonable request.</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Demonstration templates, checksum registries, and drift-diagnostic logs will be published with the supplementary materials.</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Anthropic Applied AI. (2025, September 29). Effective context engineering for AI</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agents. </w:t>
      </w:r>
      <w:r w:rsidRPr="000A7F50">
        <w:rPr>
          <w:rFonts w:eastAsia="Calibri" w:cs="Times New Roman"/>
          <w:i/>
          <w:iCs/>
          <w:szCs w:val="24"/>
        </w:rPr>
        <w:t>Anthropic Blog. https://www.anthropic.com/blog/context-engineering</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APS (Association for Psychological Science). (2025). Exploring the role of human-AI</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collaboration in solving scientific problems. </w:t>
      </w:r>
      <w:r w:rsidRPr="000A7F50">
        <w:rPr>
          <w:rFonts w:eastAsia="Calibri" w:cs="Times New Roman"/>
          <w:i/>
          <w:iCs/>
          <w:szCs w:val="24"/>
        </w:rPr>
        <w:t>Physical Review Physics Education</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Research.</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Balaji, V. (2025). Context engineering for AI practitioners: Research paper summary.</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LinkedIn Articles. Retrieved October 2025, from</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https://www.linkedin.com/pulse/context-engineering-ai-balaji-2025</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557391">
        <w:rPr>
          <w:rFonts w:eastAsia="Calibri" w:cs="Times New Roman"/>
          <w:szCs w:val="24"/>
        </w:rPr>
        <w:t>Bonsign</w:t>
      </w:r>
      <w:proofErr w:type="spellEnd"/>
      <w:r w:rsidRPr="00557391">
        <w:rPr>
          <w:rFonts w:eastAsia="Calibri" w:cs="Times New Roman"/>
          <w:szCs w:val="24"/>
        </w:rPr>
        <w:t>, M. (2025). A framework for autonomous context engineering in large</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language models. </w:t>
      </w:r>
      <w:r w:rsidRPr="00152751">
        <w:rPr>
          <w:rFonts w:eastAsia="Calibri" w:cs="Times New Roman"/>
          <w:i/>
          <w:iCs/>
          <w:szCs w:val="24"/>
        </w:rPr>
        <w:t>Medium Blog. https://medium.com/@bonsign/context-engineering-</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framework-2025</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Fylle.ai. (2025). Context engineering: The foundation your AI team actually needs.</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Fylle.ai Insights Blog. https://fylle.ai/blog/context-engineering-2025</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Gawande, A. (2009). </w:t>
      </w:r>
      <w:r w:rsidRPr="00152751">
        <w:rPr>
          <w:rFonts w:eastAsia="Calibri" w:cs="Times New Roman"/>
          <w:i/>
          <w:iCs/>
          <w:szCs w:val="24"/>
        </w:rPr>
        <w:t>The checklist manifesto</w:t>
      </w:r>
      <w:r w:rsidRPr="00557391">
        <w:rPr>
          <w:rFonts w:eastAsia="Calibri" w:cs="Times New Roman"/>
          <w:szCs w:val="24"/>
        </w:rPr>
        <w:t>. Metropolitan Books.</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Huber, J. (2025). Context engineering: The secret to high-performing agentic AI.</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Multimodal.dev</w:t>
      </w:r>
      <w:proofErr w:type="spellEnd"/>
      <w:r w:rsidRPr="00557391">
        <w:rPr>
          <w:rFonts w:eastAsia="Calibri" w:cs="Times New Roman"/>
          <w:szCs w:val="24"/>
        </w:rPr>
        <w:t xml:space="preserve"> </w:t>
      </w:r>
      <w:r w:rsidRPr="00152751">
        <w:rPr>
          <w:rFonts w:eastAsia="Calibri" w:cs="Times New Roman"/>
          <w:i/>
          <w:iCs/>
          <w:szCs w:val="24"/>
        </w:rPr>
        <w:t>Blog. https://multimodal.dev/articles/context-engineering-2025</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Klein, G., et al. (2023). Human-AI teaming: Trust calibration and decision quality.</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F67F77">
        <w:rPr>
          <w:rFonts w:eastAsia="Calibri" w:cs="Times New Roman"/>
          <w:i/>
          <w:iCs/>
          <w:szCs w:val="24"/>
        </w:rPr>
        <w:t>NASA Technical Report TA3</w:t>
      </w:r>
      <w:r w:rsidRPr="00557391">
        <w:rPr>
          <w:rFonts w:eastAsia="Calibri" w:cs="Times New Roman"/>
          <w:szCs w:val="24"/>
        </w:rPr>
        <w:t>.</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(2025). RAG is dead, context engineering is king — with Jeff Huber.</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Podcast Transcript. https://latentspace.pod/context-engineering-2025</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Lewis, P., et al. (2020). Retrieval-augmented generation for knowledge-intensive NLP.</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F67F77">
        <w:rPr>
          <w:rFonts w:eastAsia="Calibri" w:cs="Times New Roman"/>
          <w:i/>
          <w:iCs/>
          <w:szCs w:val="24"/>
        </w:rPr>
        <w:t>NeurIPS</w:t>
      </w:r>
      <w:proofErr w:type="spellEnd"/>
      <w:r w:rsidRPr="00F67F77">
        <w:rPr>
          <w:rFonts w:eastAsia="Calibri" w:cs="Times New Roman"/>
          <w:i/>
          <w:iCs/>
          <w:szCs w:val="24"/>
        </w:rPr>
        <w:t xml:space="preserve"> 2020 Proceedings</w:t>
      </w:r>
      <w:r w:rsidRPr="00557391">
        <w:rPr>
          <w:rFonts w:eastAsia="Calibri" w:cs="Times New Roman"/>
          <w:szCs w:val="24"/>
        </w:rPr>
        <w:t>.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(2024). When combinations of humans and AI are useful.</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8(4), 501–505. https://doi.org/10.1038/s41562-024-01566-x</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Press, O., et al. (2021). Train short, test long: Attention with linear biases (</w:t>
      </w:r>
      <w:proofErr w:type="spellStart"/>
      <w:r w:rsidR="00B6649B" w:rsidRPr="00557391">
        <w:rPr>
          <w:rFonts w:eastAsia="Calibri" w:cs="Times New Roman"/>
          <w:szCs w:val="24"/>
        </w:rPr>
        <w:t>ALiBi</w:t>
      </w:r>
      <w:proofErr w:type="spellEnd"/>
      <w:r w:rsidR="00B6649B" w:rsidRPr="00557391">
        <w:rPr>
          <w:rFonts w:eastAsia="Calibri" w:cs="Times New Roman"/>
          <w:szCs w:val="24"/>
        </w:rPr>
        <w:t>).</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arXiv:2108.12409. https://arxiv.org/abs/2108.12409</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Shinn, N., et al. (2023). Reflexion: Language agents with verifier feedback.</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arXiv:2303.11366. https://arxiv.org/abs/2303.11366</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Springer. (2024). Human-AI interaction research agenda: A user-centred perspective.</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Cognitive Research: </w:t>
      </w:r>
      <w:r w:rsidR="00B6649B" w:rsidRPr="00D01596">
        <w:rPr>
          <w:rFonts w:eastAsia="Calibri" w:cs="Times New Roman"/>
          <w:i/>
          <w:iCs/>
          <w:szCs w:val="24"/>
        </w:rPr>
        <w:t>Principles and Implications, 9(2), 121–136</w:t>
      </w:r>
      <w:r w:rsidR="00B6649B" w:rsidRPr="00557391">
        <w:rPr>
          <w:rFonts w:eastAsia="Calibri" w:cs="Times New Roman"/>
          <w:szCs w:val="24"/>
        </w:rPr>
        <w:t>.</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Taylor &amp;amp; Francis. (2025). Complementarity in human-AI collaboration: Concept,</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sources, and applications. </w:t>
      </w:r>
      <w:r w:rsidR="00B6649B" w:rsidRPr="00ED61AF">
        <w:rPr>
          <w:rFonts w:eastAsia="Calibri" w:cs="Times New Roman"/>
          <w:i/>
          <w:iCs/>
          <w:szCs w:val="24"/>
        </w:rPr>
        <w:t>European Journal of Information Systems</w:t>
      </w:r>
      <w:r w:rsidR="00B6649B" w:rsidRPr="00557391">
        <w:rPr>
          <w:rFonts w:eastAsia="Calibri" w:cs="Times New Roman"/>
          <w:szCs w:val="24"/>
        </w:rPr>
        <w:t>.</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https://doi.org/10.1080/0960085X.2025.1132449</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Vaswani, A., et al. (2017). Attention is all you need. Advances in Neural Information</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Processing Systems (</w:t>
      </w:r>
      <w:proofErr w:type="spellStart"/>
      <w:r w:rsidR="00B6649B" w:rsidRPr="00557391">
        <w:rPr>
          <w:rFonts w:eastAsia="Calibri" w:cs="Times New Roman"/>
          <w:szCs w:val="24"/>
        </w:rPr>
        <w:t>NeurIPS</w:t>
      </w:r>
      <w:proofErr w:type="spellEnd"/>
      <w:r w:rsidR="00B6649B" w:rsidRPr="00557391">
        <w:rPr>
          <w:rFonts w:eastAsia="Calibri" w:cs="Times New Roman"/>
          <w:szCs w:val="24"/>
        </w:rPr>
        <w:t xml:space="preserve"> 2017). https://doi.org/10.48550/arXiv.1706.03762</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Wang, D. (2019). Human-AI collaboration in data science. </w:t>
      </w:r>
      <w:r w:rsidR="00B6649B" w:rsidRPr="00ED61AF">
        <w:rPr>
          <w:rFonts w:eastAsia="Calibri" w:cs="Times New Roman"/>
          <w:i/>
          <w:iCs/>
          <w:szCs w:val="24"/>
        </w:rPr>
        <w:t>ACM Digital Library</w:t>
      </w:r>
      <w:r w:rsidR="00B6649B" w:rsidRPr="00557391">
        <w:rPr>
          <w:rFonts w:eastAsia="Calibri" w:cs="Times New Roman"/>
          <w:szCs w:val="24"/>
        </w:rPr>
        <w:t>.</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https://doi.org/10.1145/3290605.3300233</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Zhang, L., et al. (2025). TTDA: Token-truncation data augmentation for factual</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rPr>
          <w:rFonts w:eastAsia="Calibri" w:cs="Times New Roman"/>
          <w:szCs w:val="24"/>
        </w:rPr>
        <w:t xml:space="preserve"> </w:t>
      </w:r>
      <w:r w:rsidR="00DA7EFC">
        <w:rPr>
          <w:rFonts w:eastAsia="Calibri" w:cs="Times New Roman"/>
          <w:szCs w:val="24"/>
        </w:rPr>
        <w:t xml:space="preserve"> </w:t>
      </w:r>
      <w:r w:rsidR="007B4BA1">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summarisation. arXiv:2502.03122. </w:t>
      </w:r>
      <w:hyperlink r:id="rId14">
        <w:r w:rsidR="00B6649B" w:rsidRPr="00557391">
          <w:rPr>
            <w:rFonts w:eastAsia="Calibri" w:cs="Times New Roman"/>
            <w:szCs w:val="24"/>
            <w:u w:val="single"/>
          </w:rPr>
          <w:t>https://arxiv.org/abs/2502.03122</w:t>
        </w:r>
      </w:hyperlink>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Complete pseudocode definitions for the ten execution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functions are deterministic, language-agnostic, and designed for verifiable reproducibility.</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Twelve audit cycles were analysed.</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Average drift reduction = 91 %; mean recovery latency ↓ 64 %.</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hashes computed using SHA-256; parent–child linkage forms a Merkle-chain for reproducibility.</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Compression ratio = 92.7 %; semantic deviation &lt; 0.5 %.</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Integrity verified via chained hashes (see Figure 1).</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Matrix aligning numeric identifiers between the two authoritative artefacts.</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SheetÂ§B</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Â§4.4</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Discrepancies = 0 after A6 activation (see Figure 2).</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Immutable record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Available artefacts for replication:</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materials stored under structured repository ID RMAI-2025-10-25.</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Directed acyclic graph of canonical flow</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System diagram illustrating dependencies among A-controls.</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