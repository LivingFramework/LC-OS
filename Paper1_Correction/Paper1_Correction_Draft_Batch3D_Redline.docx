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del w:id="1393" w:author="ChatGPT" w:date="2026-09-27T14:24:16Z">
              <w:r>
                <w:delText w:space="preserve">Medium </w:delText>
              </w:r>
            </w:del>
            <w:ins w:id="1394" w:author="ChatGPT" w:date="2026-09-27T14:24:16Z">
              <w:r>
                <w:t w:space="preserve"> Not assessed</w:t>
              </w:r>
            </w:ins>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del w:id="1373" w:author="ChatGPT" w:date="2026-09-27T14:24:16Z">
              <w:r>
                <w:delText w:space="preserve">High </w:delText>
              </w:r>
            </w:del>
            <w:ins w:id="1374" w:author="ChatGPT" w:date="2026-09-27T14:24:16Z">
              <w:r>
                <w:t w:space="preserve"> Not assessed</w:t>
              </w:r>
            </w:ins>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259" w:author="ChatGPT" w:date="2026-09-27T12:57:07Z">
        <w:r>
          <w:delText w:space="preserve">The case study environment comprised three canonical artefacts (Strategy Master, Canonical Numbers Sheet, Life System Master) operating under freeze v4.0 / v2.0 / v1.1 respectively. </w:delText>
        </w:r>
      </w:del>
      <w:ins w:id="1260" w:author="ChatGPT" w:date="2026-09-27T12:57:07Z">
        <w:r>
          <w:t w:space="preserve">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del w:id="1266" w:author="ChatGPT" w:date="2026-09-27T12:57:07Z"/>
        </w:rPr>
      </w:pPr>
      <w:del w:id="1265" w:author="ChatGPT" w:date="2026-09-27T12:57:07Z">
        <w:r>
          <w:delText w:space="preserve">All computations, reconciliations, and logged interactions were conducted manually by the human–AI dyad without external scripts.</w:delText>
        </w:r>
      </w:del>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del w:id="1268" w:author="ChatGPT" w:date="2026-09-27T12:57:07Z"/>
        </w:rPr>
      </w:pPr>
      <w:del w:id="1267" w:author="ChatGPT" w:date="2026-09-27T12:57:07Z">
        <w:r>
          <w:delText w:space="preserve">Empirical data were drawn from ≈ 60 active sessions spanning June–October 2025.</w:delText>
        </w:r>
      </w:del>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del w:id="1270" w:author="ChatGPT" w:date="2026-09-27T12:57:07Z"/>
        </w:rPr>
      </w:pPr>
      <w:del w:id="1269" w:author="ChatGPT" w:date="2026-09-27T12:57:07Z">
        <w:r>
          <w:delText w:space="preserve">Each session was evaluated for four operational metrics:</w:delText>
        </w:r>
      </w:del>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del w:id="1271"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del w:id="1272" w:author="ChatGPT" w:date="2026-09-27T12:57:07Z">
              <w:r>
                <w:delText w:space="preserve">Metric</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del w:id="1273" w:author="ChatGPT" w:date="2026-09-27T12:57:07Z">
              <w:r>
                <w:delText w:space="preserve">Definition</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del w:id="1274" w:author="ChatGPT" w:date="2026-09-27T12:57:07Z">
              <w:r>
                <w:delText w:space="preserve">Sampling</w:delText>
              </w:r>
            </w:del>
          </w:p>
        </w:tc>
      </w:tr>
      <w:tr w:rsidR="00BD40F3" w:rsidRPr="00BC7EF4" w14:paraId="1EC03C1A" w14:textId="77777777">
        <w:trPr>
          <w:trHeight w:val="360"/>
          <w:del w:id="1275"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del w:id="1276" w:author="ChatGPT" w:date="2026-09-27T12:57:07Z">
              <w:r>
                <w:delText w:space="preserve">File Churn</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del w:id="1277" w:author="ChatGPT" w:date="2026-09-27T12:57:07Z">
              <w:r>
                <w:delText w:space="preserve">Rate of structural file revisions per week</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del w:id="1278" w:author="ChatGPT" w:date="2026-09-27T12:57:07Z">
              <w:r>
                <w:delText w:space="preserve">Manual count</w:delText>
              </w:r>
            </w:del>
          </w:p>
        </w:tc>
      </w:tr>
      <w:tr w:rsidR="00BD40F3" w:rsidRPr="00BC7EF4" w14:paraId="27A8EFCE" w14:textId="77777777">
        <w:trPr>
          <w:trHeight w:val="597"/>
          <w:del w:id="1279"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del w:id="1280" w:author="ChatGPT" w:date="2026-09-27T12:57:07Z">
              <w:r>
                <w:delText w:space="preserve">Numeric Error Rate</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del w:id="1281" w:author="ChatGPT" w:date="2026-09-27T12:57:07Z">
              <w:r>
                <w:delText w:space="preserve">Non-canonical value occurrences / total numeric calls</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del w:id="1282" w:author="ChatGPT" w:date="2026-09-27T12:57:07Z">
              <w:r>
                <w:delText w:space="preserve">Automatic A1 log parse</w:delText>
              </w:r>
            </w:del>
          </w:p>
        </w:tc>
      </w:tr>
      <w:tr w:rsidR="00BD40F3" w:rsidRPr="00BC7EF4" w14:paraId="632D833B" w14:textId="77777777">
        <w:trPr>
          <w:trHeight w:val="360"/>
          <w:del w:id="1283" w:author="ChatGPT" w:date="2026-09-27T12:57:07Z"/>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del w:id="1284" w:author="ChatGPT" w:date="2026-09-27T12:57:07Z">
              <w:r>
                <w:delText w:space="preserve">Resolution Latency</w:delText>
              </w:r>
            </w:del>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del w:id="1285" w:author="ChatGPT" w:date="2026-09-27T12:57:07Z">
              <w:r>
                <w:delText w:space="preserve">Mean time to close flagged challenge (A5)</w:delText>
              </w:r>
            </w:del>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del w:id="1286" w:author="ChatGPT" w:date="2026-09-27T12:57:07Z">
              <w:r>
                <w:delText w:space="preserve">Session timestamps</w:delText>
              </w:r>
            </w:del>
          </w:p>
        </w:tc>
      </w:tr>
      <w:tr w:rsidR="00BD40F3" w:rsidRPr="00BC7EF4" w14:paraId="25AB38AD" w14:textId="77777777">
        <w:trPr>
          <w:trHeight w:val="360"/>
          <w:del w:id="1287" w:author="ChatGPT" w:date="2026-09-27T12:57:07Z"/>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del w:id="1288" w:author="ChatGPT" w:date="2026-09-27T12:57:07Z">
              <w:r>
                <w:delText w:space="preserve">Qualitative Load</w:delText>
              </w:r>
            </w:del>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del w:id="1289" w:author="ChatGPT" w:date="2026-09-27T12:57:07Z">
              <w:r>
                <w:delText w:space="preserve">Subjective fatigue index (0-5 scale)</w:delText>
              </w:r>
            </w:del>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del w:id="1290" w:author="ChatGPT" w:date="2026-09-27T12:57:07Z">
              <w:r>
                <w:delText w:space="preserve">Weekly Review entries</w:delText>
              </w:r>
            </w:del>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del w:id="1261" w:author="ChatGPT" w:date="2026-09-27T12:57:07Z">
        <w:r>
          <w:delText w:space="preserve">The goal was not model benchmarking but behavioural validation: to measure whether the A-controls deliver reproducible reliability in a live cognitive workflow. </w:delText>
        </w:r>
      </w:del>
      <w:ins w:id="1262" w:author="ChatGPT" w:date="2026-09-27T12:57:07Z">
        <w:r>
          <w:t w:space="preserve">The architecture is a design description suitable for prospective evaluation; the available record does not validate its effectiveness or reproducibility.</w:t>
        </w:r>
      </w:ins>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del w:id="1263" w:author="ChatGPT" w:date="2026-09-27T12:57:07Z">
        <w:r>
          <w:delText w:space="preserve">Across N = 60 sessions: </w:delText>
        </w:r>
      </w:del>
      <w:ins w:id="1264" w:author="ChatGPT" w:date="2026-09-27T12:57:07Z">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ins>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2" w:author="ChatGPT" w:date="2026-09-27T12:57:07Z"/>
        </w:rPr>
      </w:pPr>
      <w:del w:id="1291" w:author="ChatGPT" w:date="2026-09-27T12:57:07Z">
        <w:r>
          <w:delText w:space="preserve">File churn decreased from ≈ 2.8 → 0.3 structural edits per week (–89 %).</w:delText>
        </w:r>
      </w:del>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4" w:author="ChatGPT" w:date="2026-09-27T12:57:07Z"/>
        </w:rPr>
      </w:pPr>
      <w:del w:id="1293" w:author="ChatGPT" w:date="2026-09-27T12:57:07Z">
        <w:r>
          <w:delText w:space="preserve">Numeric errors (E1 + E2 type) fell from 14 → 1 in aggregate (–93 %).</w:delText>
        </w:r>
      </w:del>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6" w:author="ChatGPT" w:date="2026-09-27T12:57:07Z"/>
        </w:rPr>
      </w:pPr>
      <w:del w:id="1295" w:author="ChatGPT" w:date="2026-09-27T12:57:07Z">
        <w:r>
          <w:delText w:space="preserve">Resolution latency for A5 challenges dropped from 3.6 → 0.9 hours.</w:delText>
        </w:r>
      </w:del>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del w:id="1298" w:author="ChatGPT" w:date="2026-09-27T12:57:07Z"/>
        </w:rPr>
      </w:pPr>
      <w:del w:id="1297" w:author="ChatGPT" w:date="2026-09-27T12:57:07Z">
        <w:r>
          <w:delText w:space="preserve">Qualitative load averaged 1.4 (“low fatigue”) versus 3.7 pre-controls.</w:delText>
        </w:r>
      </w:del>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del w:id="1300" w:author="ChatGPT" w:date="2026-09-27T12:57:07Z"/>
        </w:rPr>
      </w:pPr>
      <w:del w:id="1299" w:author="ChatGPT" w:date="2026-09-27T12:57:07Z">
        <w:r>
          <w:delText w:space="preserve">Gift-capture success rate improved ≈ 12 % without rung distortion.</w:delText>
        </w:r>
      </w:del>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del w:id="1302" w:author="ChatGPT" w:date="2026-09-27T12:57:07Z"/>
        </w:rPr>
      </w:pPr>
      <w:del w:id="1301" w:author="ChatGPT" w:date="2026-09-27T12:57:07Z">
        <w:r>
          <w:delText w:space="preserve">These figures demonstrate that small, deterministic constraints outperform large ungoverned context windows in practical reliability. The results are reproducible because every numerical claim can be traced to a canonical source ID, and every decision passes a defined A-gate.</w:delText>
        </w:r>
      </w:del>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del w:id="1303" w:author="ChatGPT" w:date="2026-09-27T14:06:06Z">
        <w:r>
          <w:delText w:space="preserve">The Emotional Stability Hook (A10) proved critical during market volatility. Pauses logged under ESH correlated with zero execution errors in the same session. Where ESH was skipped, E5-type errors rose to 27 %. </w:delText>
        </w:r>
      </w:del>
      <w:ins w:id="1304" w:author="ChatGPT" w:date="2026-09-27T14:06:06Z">
        <w:r>
          <w:t w:space="preserve"> The paper describes a pause before high-risk actions as a proposed safeguard. The available record does not establish how often it was used or what effect it had.</w:t>
        </w:r>
      </w:ins>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del w:id="1305" w:author="ChatGPT" w:date="2026-09-27T14:06:06Z">
        <w:r>
          <w:delText w:space="preserve">The Compaction control (A9) prevented context overflow and memory diffusion. Summaries averaged ≈ 180 tokens per digest, with semantic retention &gt; 98 % by manual review. Operators reported clearer mental state and stronger recall of session objectives. </w:delText>
        </w:r>
      </w:del>
      <w:ins w:id="1306" w:author="ChatGPT" w:date="2026-09-27T14:06:06Z">
        <w:r>
          <w:t w:space="preserve"> The paper describes compaction notes as a proposed way to carry task state across sessions. No verified digest records or review measure are available to establish summary length or retained information.</w:t>
        </w:r>
      </w:ins>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del w:id="1307" w:author="ChatGPT" w:date="2026-09-27T14:06:06Z">
        <w:r>
          <w:delText w:space="preserve">The File Registry (A3 + A10) enabled precise post-hoc reconstruction of decisions. Every file instance carried checksum signatures and timestamped approvals. Both human and AI participants rated “trust in system state” at &gt; 4.5 / 5 consistently. </w:delText>
        </w:r>
      </w:del>
      <w:ins w:id="1308" w:author="ChatGPT" w:date="2026-09-27T14:06:06Z">
        <w:r>
          <w:t w:space="preserve"> The paper proposes a file registry and audit trail to support later review. Available records do not establish complete decision reconstruction, checksum coverage and timestamped approvals for every file, or a valid rating of trust in the AI system.</w:t>
        </w:r>
      </w:ins>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09" w:author="ChatGPT" w:date="2026-09-27T14:06:06Z">
        <w:r>
          <w:delText w:space="preserve">Start small. Implement A1, A2, A4 first. Most drift disappears immediately. </w:delText>
        </w:r>
      </w:del>
      <w:ins w:id="1310" w:author="ChatGPT" w:date="2026-09-27T14:06:06Z">
        <w:r>
          <w:t w:space="preserve"> An initial small-scale trial may be considered; the paper does not establish that this removes drift.</w:t>
        </w:r>
      </w:ins>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1" w:author="ChatGPT" w:date="2026-09-27T14:06:06Z">
        <w:r>
          <w:delText w:space="preserve">Freeze often. A 90-day freeze window prevents entropy accumulation. </w:delText>
        </w:r>
      </w:del>
      <w:ins w:id="1312" w:author="ChatGPT" w:date="2026-09-27T14:06:06Z">
        <w:r>
          <w:t w:space="preserve"> A freeze interval may be considered where structural changes need deliberate review; this paper does not show that it prevents context loss.</w:t>
        </w:r>
      </w:ins>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3" w:author="ChatGPT" w:date="2026-09-27T14:06:06Z">
        <w:r>
          <w:delText w:space="preserve">Audit visibly. Display Canonical IDs and checksums in outputs. </w:delText>
        </w:r>
      </w:del>
      <w:ins w:id="1314" w:author="ChatGPT" w:date="2026-09-27T14:06:06Z">
        <w:r>
          <w:t w:space="preserve"> Displaying source identifiers and checksums may support review when those records are available.</w:t>
        </w:r>
      </w:ins>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5" w:author="ChatGPT" w:date="2026-09-27T14:06:06Z">
        <w:r>
          <w:delText w:space="preserve">Respect compaction. Summaries beat raw logs for clarity. </w:delText>
        </w:r>
      </w:del>
      <w:ins w:id="1316" w:author="ChatGPT" w:date="2026-09-27T14:06:06Z">
        <w:r>
          <w:t w:space="preserve"> Compaction may be considered to keep a shorter working summary, with human review for omitted information.</w:t>
        </w:r>
      </w:ins>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7" w:author="ChatGPT" w:date="2026-09-27T14:06:06Z">
        <w:r>
          <w:delText w:space="preserve">Protect cool-off hooks. ESH turns emotional reactions into structured resets. </w:delText>
        </w:r>
      </w:del>
      <w:ins w:id="1318" w:author="ChatGPT" w:date="2026-09-27T14:06:06Z">
        <w:r>
          <w:t w:space="preserve"> A pause before high-risk actions may be considered; this paper does not establish an effect on decisions or errors.</w:t>
        </w:r>
      </w:ins>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del w:id="1319" w:author="ChatGPT" w:date="2026-09-27T14:06:06Z">
        <w:r>
          <w:delText w:space="preserve">Reward boring rigour. Reliability emerges from discipline, not complexity. </w:delText>
        </w:r>
      </w:del>
      <w:ins w:id="1320" w:author="ChatGPT" w:date="2026-09-27T14:06:06Z">
        <w:r>
          <w:t w:space="preserve"> Clear, repeatable routines may support disciplined work, but reliability gains were not verified here.</w:t>
        </w:r>
      </w:ins>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del w:id="1321" w:author="ChatGPT" w:date="2026-09-27T14:24:16Z">
        <w:r>
          <w:delText w:space="preserve">Across twelve audit cycles, the control stack (A1–A10) demonstrated measurable reliability gains. Quantitative evaluation showed an overall 91 % reduction in numeric drift and 68 % decline in file-churn frequency compared with the baseline month preceding canonicalisation.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 </w:delText>
        </w:r>
      </w:del>
      <w:ins w:id="1322" w:author="ChatGPT" w:date="2026-09-27T14:24:16Z">
        <w:r>
          <w:t w:space="preserve"> The available records do not substantiate the reported twelve audit cycles, reliability gains, percentage changes, participant reports, or compaction loss rate. These claims are therefore not presented here as findings.</w:t>
        </w:r>
      </w:ins>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del w:id="1323" w:author="ChatGPT" w:date="2026-09-27T14:24:16Z">
        <w:r>
          <w:delText w:space="preserve">The data confirm that reliability arises not from larger context windows but from engineered process control. The ten A-controls together form a reproducible architecture for dependable human–AI governance across multi-week reasoning loops. </w:delText>
        </w:r>
      </w:del>
      <w:ins w:id="1324" w:author="ChatGPT" w:date="2026-09-27T14:24:16Z">
        <w:r>
          <w:t w:space="preserve"> The paper proposes the ten A-controls as a process-control framework. The available evidence does not establish that the controls produced reliability gains or that the architecture is reproducible across multi-week reasoning loops.</w:t>
        </w:r>
      </w:ins>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del w:id="1325" w:author="ChatGPT" w:date="2026-09-27T14:24:16Z">
        <w:r>
          <w:delText w:space="preserve">Table 2 — A-Control Effectiveness Summary </w:delText>
        </w:r>
      </w:del>
      <w:ins w:id="1326" w:author="ChatGPT" w:date="2026-09-27T14:24:16Z">
        <w:r>
          <w:t w:space="preserve"> Table 2 — A-Control Intended Roles and Evidence Status</w:t>
        </w:r>
      </w:ins>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del w:id="1327" w:author="ChatGPT" w:date="2026-09-27T14:24:16Z">
              <w:r>
                <w:delText w:space="preserve">Primary Effect </w:delText>
              </w:r>
            </w:del>
            <w:ins w:id="1328" w:author="ChatGPT" w:date="2026-09-27T14:24:16Z">
              <w:r>
                <w:t w:space="preserve"> Intended Role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del w:id="1329" w:author="ChatGPT" w:date="2026-09-27T14:24:16Z">
              <w:r>
                <w:delText w:space="preserve">Observed Outcome </w:delText>
              </w:r>
            </w:del>
            <w:ins w:id="1330" w:author="ChatGPT" w:date="2026-09-27T14:24:16Z">
              <w:r>
                <w:t w:space="preserve"> Evidence Status</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del w:id="1331" w:author="ChatGPT" w:date="2026-09-27T14:24:16Z">
              <w:r>
                <w:delText w:space="preserve">Confidence </w:delText>
              </w:r>
            </w:del>
            <w:ins w:id="1332" w:author="ChatGPT" w:date="2026-09-27T14:24:16Z">
              <w:r>
                <w:t w:space="preserve"> Rating</w:t>
              </w:r>
            </w:ins>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del w:id="1333" w:author="ChatGPT" w:date="2026-09-27T14:24:16Z">
              <w:r>
                <w:delText w:space="preserve">Removes numeric fabrication </w:delText>
              </w:r>
            </w:del>
            <w:ins w:id="1334" w:author="ChatGPT" w:date="2026-09-27T14:24:16Z">
              <w:r>
                <w:t w:space="preserve"> Intended to reduce numeric errors</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del w:id="1353" w:author="ChatGPT" w:date="2026-09-27T14:24:16Z">
              <w:r>
                <w:delText w:space="preserve">−93 % numeric errors </w:delText>
              </w:r>
            </w:del>
            <w:ins w:id="135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del w:id="1375" w:author="ChatGPT" w:date="2026-09-27T14:24:16Z">
              <w:r>
                <w:delText w:space="preserve">High </w:delText>
              </w:r>
            </w:del>
            <w:ins w:id="1376" w:author="ChatGPT" w:date="2026-09-27T14:24:16Z">
              <w:r>
                <w:t w:space="preserve"> Not assessed</w:t>
              </w:r>
            </w:ins>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del w:id="1335" w:author="ChatGPT" w:date="2026-09-27T14:24:16Z">
              <w:r>
                <w:delText w:space="preserve">Eliminates conflicting values </w:delText>
              </w:r>
            </w:del>
            <w:ins w:id="1336" w:author="ChatGPT" w:date="2026-09-27T14:24:16Z">
              <w:r>
                <w:t w:space="preserve"> Intended to limit value conflicts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del w:id="1355" w:author="ChatGPT" w:date="2026-09-27T14:24:16Z">
              <w:r>
                <w:delText w:space="preserve">0 unresolved discrepancies </w:delText>
              </w:r>
            </w:del>
            <w:ins w:id="135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del w:id="1377" w:author="ChatGPT" w:date="2026-09-27T14:24:16Z">
              <w:r>
                <w:delText w:space="preserve">High </w:delText>
              </w:r>
            </w:del>
            <w:ins w:id="1378" w:author="ChatGPT" w:date="2026-09-27T14:24:16Z">
              <w:r>
                <w:t w:space="preserve"> Not assessed</w:t>
              </w:r>
            </w:ins>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del w:id="1337" w:author="ChatGPT" w:date="2026-09-27T14:24:16Z">
              <w:r>
                <w:delText w:space="preserve">Prevents version confusion </w:delText>
              </w:r>
            </w:del>
            <w:ins w:id="1338" w:author="ChatGPT" w:date="2026-09-27T14:24:16Z">
              <w:r>
                <w:t w:space="preserve"> Intended to support file-version tracking</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del w:id="1357" w:author="ChatGPT" w:date="2026-09-27T14:24:16Z">
              <w:r>
                <w:delText w:space="preserve">−72 % file churn </w:delText>
              </w:r>
            </w:del>
            <w:ins w:id="135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del w:id="1379" w:author="ChatGPT" w:date="2026-09-27T14:24:16Z">
              <w:r>
                <w:delText w:space="preserve">High </w:delText>
              </w:r>
            </w:del>
            <w:ins w:id="1380" w:author="ChatGPT" w:date="2026-09-27T14:24:16Z">
              <w:r>
                <w:t w:space="preserve"> Not assessed</w:t>
              </w:r>
            </w:ins>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del w:id="1339" w:author="ChatGPT" w:date="2026-09-27T14:24:16Z">
              <w:r>
                <w:delText w:space="preserve">Reduces speculative drafts </w:delText>
              </w:r>
            </w:del>
            <w:ins w:id="1340" w:author="ChatGPT" w:date="2026-09-27T14:24:16Z">
              <w:r>
                <w:t w:space="preserve"> Intended to limit speculative drafts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del w:id="1359" w:author="ChatGPT" w:date="2026-09-27T14:24:16Z">
              <w:r>
                <w:delText w:space="preserve">−65 % non-final iterations </w:delText>
              </w:r>
            </w:del>
            <w:ins w:id="136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del w:id="1389" w:author="ChatGPT" w:date="2026-09-27T14:24:16Z">
              <w:r>
                <w:delText w:space="preserve">Medium-High </w:delText>
              </w:r>
            </w:del>
            <w:ins w:id="1390" w:author="ChatGPT" w:date="2026-09-27T14:24:16Z">
              <w:r>
                <w:t w:space="preserve"> Not assessed</w:t>
              </w:r>
            </w:ins>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del w:id="1341" w:author="ChatGPT" w:date="2026-09-27T14:24:16Z">
              <w:r>
                <w:delText w:space="preserve">Improves verification rate </w:delText>
              </w:r>
            </w:del>
            <w:ins w:id="1342" w:author="ChatGPT" w:date="2026-09-27T14:24:16Z">
              <w:r>
                <w:t w:space="preserve"> Intended to prompt verification</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del w:id="1361" w:author="ChatGPT" w:date="2026-09-27T14:24:16Z">
              <w:r>
                <w:delText w:space="preserve">+82 % validated numerics </w:delText>
              </w:r>
            </w:del>
            <w:ins w:id="136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del w:id="1381" w:author="ChatGPT" w:date="2026-09-27T14:24:16Z">
              <w:r>
                <w:delText w:space="preserve">High </w:delText>
              </w:r>
            </w:del>
            <w:ins w:id="1382" w:author="ChatGPT" w:date="2026-09-27T14:24:16Z">
              <w:r>
                <w:t w:space="preserve"> Not assessed</w:t>
              </w:r>
            </w:ins>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del w:id="1343" w:author="ChatGPT" w:date="2026-09-27T14:24:16Z">
              <w:r>
                <w:delText w:space="preserve">Maintains canonical consistency </w:delText>
              </w:r>
            </w:del>
            <w:ins w:id="1344" w:author="ChatGPT" w:date="2026-09-27T14:24:16Z">
              <w:r>
                <w:t w:space="preserve"> Intended to align documents with source</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del w:id="1363" w:author="ChatGPT" w:date="2026-09-27T14:24:16Z">
              <w:r>
                <w:delText w:space="preserve">&lt; 0.5 % mismatch incidents </w:delText>
              </w:r>
            </w:del>
            <w:ins w:id="1364"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del w:id="1383" w:author="ChatGPT" w:date="2026-09-27T14:24:16Z">
              <w:r>
                <w:delText w:space="preserve">High </w:delText>
              </w:r>
            </w:del>
            <w:ins w:id="1384" w:author="ChatGPT" w:date="2026-09-27T14:24:16Z">
              <w:r>
                <w:t w:space="preserve"> Not assessed</w:t>
              </w:r>
            </w:ins>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del w:id="1345" w:author="ChatGPT" w:date="2026-09-27T14:24:16Z">
              <w:r>
                <w:delText w:space="preserve">Accelerates error recovery </w:delText>
              </w:r>
            </w:del>
            <w:ins w:id="1346" w:author="ChatGPT" w:date="2026-09-27T14:24:16Z">
              <w:r>
                <w:t w:space="preserve"> Intended to aid error recovery</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del w:id="1365" w:author="ChatGPT" w:date="2026-09-27T14:24:16Z">
              <w:r>
                <w:delText w:space="preserve">Recovery time → 64 % </w:delText>
              </w:r>
            </w:del>
            <w:ins w:id="1366"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del w:id="1385" w:author="ChatGPT" w:date="2026-09-27T14:24:16Z">
              <w:r>
                <w:delText w:space="preserve">High </w:delText>
              </w:r>
            </w:del>
            <w:ins w:id="1386" w:author="ChatGPT" w:date="2026-09-27T14:24:16Z">
              <w:r>
                <w:t w:space="preserve"> Not assessed</w:t>
              </w:r>
            </w:ins>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1347" w:author="ChatGPT" w:date="2026-09-27T14:24:16Z">
              <w:r>
                <w:delText w:space="preserve">Prevents unauthorised changes </w:delText>
              </w:r>
            </w:del>
            <w:ins w:id="1348" w:author="ChatGPT" w:date="2026-09-27T14:24:16Z">
              <w:r>
                <w:t w:space="preserve"> Intended to control changes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del w:id="1367" w:author="ChatGPT" w:date="2026-09-27T14:24:16Z">
              <w:r>
                <w:delText w:space="preserve">0 policy breaches </w:delText>
              </w:r>
            </w:del>
            <w:ins w:id="1368"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del w:id="1387" w:author="ChatGPT" w:date="2026-09-27T14:24:16Z">
              <w:r>
                <w:delText w:space="preserve">High </w:delText>
              </w:r>
            </w:del>
            <w:ins w:id="1388" w:author="ChatGPT" w:date="2026-09-27T14:24:16Z">
              <w:r>
                <w:t w:space="preserve"> Not assessed</w:t>
              </w:r>
            </w:ins>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del w:id="1349" w:author="ChatGPT" w:date="2026-09-27T14:24:16Z">
              <w:r>
                <w:delText w:space="preserve">Reduces context rot and fatigue </w:delText>
              </w:r>
            </w:del>
            <w:ins w:id="1350" w:author="ChatGPT" w:date="2026-09-27T14:24:16Z">
              <w:r>
                <w:t w:space="preserve"> Intended to aid context management</w:t>
              </w:r>
            </w:ins>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del w:id="1369" w:author="ChatGPT" w:date="2026-09-27T14:24:16Z">
              <w:r>
                <w:delText w:space="preserve">−62 % cognitive load index </w:delText>
              </w:r>
            </w:del>
            <w:ins w:id="1370"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del w:id="1391" w:author="ChatGPT" w:date="2026-09-27T14:24:16Z">
              <w:r>
                <w:delText w:space="preserve">Medium-High </w:delText>
              </w:r>
            </w:del>
            <w:ins w:id="1392" w:author="ChatGPT" w:date="2026-09-27T14:24:16Z">
              <w:r>
                <w:t w:space="preserve"> Not assessed</w:t>
              </w:r>
            </w:ins>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del w:id="1351" w:author="ChatGPT" w:date="2026-09-27T14:24:16Z">
              <w:r>
                <w:delText w:space="preserve">Eliminates stress-driven errors </w:delText>
              </w:r>
            </w:del>
            <w:ins w:id="1352" w:author="ChatGPT" w:date="2026-09-27T14:24:16Z">
              <w:r>
                <w:t w:space="preserve"> Intended to prompt a pause before high-risk actions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del w:id="1371" w:author="ChatGPT" w:date="2026-09-27T14:24:16Z">
              <w:r>
                <w:delText w:space="preserve">0 E5 events post-pause </w:delText>
              </w:r>
            </w:del>
            <w:ins w:id="1372" w:author="ChatGPT" w:date="2026-09-27T14:24:16Z">
              <w:r>
                <w:t w:space="preserve"> Not shown</w:t>
              </w:r>
            </w:ins>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del w:id="1395" w:author="ChatGPT" w:date="2026-09-27T14:24:16Z">
              <w:r>
                <w:delText w:space="preserve">Medium </w:delText>
              </w:r>
            </w:del>
            <w:ins w:id="1396" w:author="ChatGPT" w:date="2026-09-27T14:24:16Z">
              <w:r>
                <w:t w:space="preserve"> Not assessed</w:t>
              </w:r>
            </w:ins>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del w:id="1397" w:author="ChatGPT" w:date="2026-09-27T14:35:10Z">
        <w:r>
          <w:delText w:space="preserve">While the proposed control stack substantially improves long-horizon reliability, it remains bounded by several constraints intrinsic to present-day LLM systems and by design choices in our governance framework. </w:delText>
        </w:r>
      </w:del>
      <w:ins w:id="1398" w:author="ChatGPT" w:date="2026-09-27T14:35:10Z">
        <w:r>
          <w:t w:space="preserve"> The proposed control stack has technical, human, process, and evaluation constraints. The available records do not establish the reliability gains claimed elsewhere in the paper, so those gains are not treated here as verified outcomes.</w:t>
        </w:r>
      </w:ins>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del w:id="1399" w:author="ChatGPT" w:date="2026-09-27T14:35:10Z">
        <w:r>
          <w:delText w:space="preserve">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 </w:delText>
        </w:r>
      </w:del>
      <w:ins w:id="1400" w:author="ChatGPT" w:date="2026-09-27T14:35:10Z">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ins>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del w:id="1401" w:author="ChatGPT" w:date="2026-09-27T14:35:10Z">
        <w:r>
          <w:delText w:space="preserve">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 </w:delText>
        </w:r>
      </w:del>
      <w:ins w:id="1402" w:author="ChatGPT" w:date="2026-09-27T14:35:10Z">
        <w:r>
          <w:t w:space="preserve"> The framework assumes sustained human participation. Its cadence rituals, checkpoints, and freeze policies are intended to support oversight; the available records do not establish adherence to these practices or their effect on errors or reliability.</w:t>
        </w:r>
      </w:ins>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del w:id="1403" w:author="ChatGPT" w:date="2026-09-27T14:35:10Z">
        <w:r>
          <w:delText w:space="preserve">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 </w:delText>
        </w:r>
      </w:del>
      <w:ins w:id="1404" w:author="ChatGPT" w:date="2026-09-27T14:35:10Z">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ins>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del w:id="1405" w:author="ChatGPT" w:date="2026-09-27T14:35:10Z">
        <w:r>
          <w:delText w:space="preserve">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 </w:delText>
        </w:r>
      </w:del>
      <w:ins w:id="1406" w:author="ChatGPT" w:date="2026-09-27T14:35:10Z">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ins>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del w:id="1407" w:author="ChatGPT" w:date="2026-09-27T14:35:10Z">
        <w:r>
          <w:delText w:space="preserve">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 </w:delText>
        </w:r>
      </w:del>
      <w:ins w:id="1408" w:author="ChatGPT" w:date="2026-09-27T14:35:10Z">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ins>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del w:id="1409" w:author="ChatGPT" w:date="2026-09-27T14:35:10Z">
        <w:r>
          <w:delText w:space="preserve">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 </w:delText>
        </w:r>
      </w:del>
      <w:ins w:id="1410" w:author="ChatGPT" w:date="2026-09-27T14:35:10Z">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ins>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section translates the framework into a deployable procedure for individuals and small teams. The goal is to achieve long-horizon stability without enterprise infrastructure. The adoption sequence emphasises minimal tools, explicit cadence, and verifiable checkpoints.</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Implementation requires only a document editor, a spreadsheet, and a shared file directory with version tracking.</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Strategy Master (.docx or .md): holds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Canonical Numbers Sheet (.xlsx or .csv): stores all validated numeric truth.</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Life System Master (.docx): defines cadence and audit procedures.</w:t>
      </w:r>
      <w:r w:rsidRPr="00BC7EF4">
        <w:rPr>
          <w:rFonts w:eastAsia="Times New Roman" w:cs="Times New Roman"/>
          <w:szCs w:val="24"/>
        </w:rPr>
        <w:br/>
        <w:t>One human operator (“strategist”) and one AI agent (“analyst”) suffice. Additional reviewers may be added for compliance but are not required.</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proceeds in a one-week cycle: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One live file per artefact — no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Every number has an origin ID — no anonymous figures.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No execution without checklist completion (A4).</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Human confirmation for critical writes (A8).</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Freeze = sacred — breaches require documented reason + version bump.</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Weekly audits ensure canonical-to-strategy parity. Each quarter, perform a “drift diagnostic”: compare hashes of frozen files; reconcile any divergence. Compaction summaries replace full logs every 30 days, maintaining continuity while controlling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Teams may introduce lightweight automation: a script validating A1 lookups, a macro for A3 checksum updates, or scheduled reminders for A9 digest generation. These augment, not replace, the governance covenant.</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Expected Benefits</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After 4–6 weeks, typical outcomes include:% reduction in rework due to missing or conflicting data,</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rsidRPr="00BC7EF4">
        <w:rPr>
          <w:rFonts w:eastAsia="Times New Roman" w:cs="Times New Roman"/>
          <w:szCs w:val="24"/>
        </w:rPr>
        <w:t xml:space="preserve"> drop in fatigue index (measured by session length × correction rate),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zero policy breaches recorded under A8,</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and full reproducibility of numeric decisions across audit cycles.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playbook demonstrates that dependable human–AI collaboration arises not from heavier software stacks but from disciplined simplicity—few files, explicit gates, immutable provenance.</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governance model developed here centres on responsible autonomy rather than full automation. Every control (A1–A10) embeds a human-in-the-loop safeguard to ensure transparency, informed consent, and psychological stability.</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artefacts—Strategy Master, Canonical Numbers Sheet, and Life System Master—store only procedural and numeric data. No personal identifiers, financial accounts, or live feeds are retained. Screenshots used for execution are transient and deleted after reconciliation.</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canonical entry carries an origin ID and timestamp, satisfying provenance and chain-of-custody requirements. Audit logs are immutable but redactable: structural data remain public; sensitive context remains private.</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enforces human approval at key gates (A4, A8, A10). The AI system proposes; the human disposes. No irreversible decision executes without explicit confirmation. This preserves accountability and prevents silent delegation to the model.</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Ethical posture aligns with emerging “human-on-the-loop” frameworks: oversight remains continuous yet lightweight, ensuring efficiency without eroding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rituals (daily pulse, weekly review, quarterly freeze) act as safety valves, maintaining emotional equilibrium while preserving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system is not designed for coercive persuasion, surveillance, or autonomous financial execution. Its scope is confined to decision-support contexts where informed consent and revocability are guaranteed.</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By codifying consent, provenance, and psychological safeguards into its control stack, this framework transforms ethical aspiration into engineered practice—making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