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del w:id="1625" w:author="ChatGPT" w:date="2026-09-27T16:05:19Z">
        <w:r>
          <w:rPr>
            <w:rFonts w:eastAsia="Times New Roman" w:cs="Times New Roman"/>
            <w:szCs w:val="24"/>
          </w:rPr>
          <w:delTex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delText>
        </w:r>
      </w:del>
      <w:ins w:id="1626" w:author="ChatGPT" w:date="2026-09-27T16:05:19Z">
        <w:r>
          <w:rPr>
            <w:rFonts w:eastAsia="Times New Roman" w:cs="Times New Roman"/>
            <w:szCs w:val="24"/>
          </w:rPr>
          <w:t>The paper frames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the proposed process is designed so that mistakes have few paths to propagate. This follows the maxim: simplicity scales; entropy does not.</w:t>
        </w:r>
      </w:ins>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del w:id="1627" w:author="ChatGPT" w:date="2026-09-27T16:05:19Z">
        <w:r>
          <w:rPr>
            <w:rFonts w:eastAsia="Times New Roman" w:cs="Times New Roman"/>
            <w:szCs w:val="24"/>
          </w:rPr>
          <w:delText>Our method has three components.</w:delText>
        </w:r>
      </w:del>
      <w:ins w:id="1628" w:author="ChatGPT" w:date="2026-09-27T16:05:19Z">
        <w:r>
          <w:rPr>
            <w:rFonts w:eastAsia="Times New Roman" w:cs="Times New Roman"/>
            <w:szCs w:val="24"/>
          </w:rPr>
          <w:t>The method has three components.</w:t>
        </w:r>
      </w:ins>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ins w:id="1563" w:author="ChatGPT" w:date="2026-09-27T15:40:40Z">
        <w:r>
          <w:t w:space="preserve"> Illustrative sources include work on context engineering (Anthropic, 2025), human–AI interaction (Amershi et al., 2019), combinations of humans and AI (Vaccaro et al., 2024), retrieval-augmented generation (Lewis et al., 2020), tool use (Schick et al., 2023; Yao et al., 2023), and chain-of-thought prompting (Wei et al., 2022).</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ins w:id="1564" w:author="ChatGPT" w:date="2026-09-27T15:40:40Z">
        <w:r>
          <w:t w:space="preserve"> The cited ReAct and Toolformer papers are Yao et al. (2023) and Schick et al. (2023), respectively.</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ins w:id="1565" w:author="ChatGPT" w:date="2026-09-27T15:40:40Z">
        <w:r>
          <w:t w:space="preserve"> The foundational RAG paper cited here is Lewis et al. (2020).</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ins w:id="1566" w:author="ChatGPT" w:date="2026-09-27T15:40:40Z">
        <w:r>
          <w:t w:space="preserve"> The chain-of-thought prompting study cited here is Wei et al. (2022).</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del w:id="1652" w:author="ChatGPT" w:date="2026-09-27T16:24:59Z">
              <w:r>
                <w:rPr>
                  <w:rFonts w:eastAsia="Times New Roman" w:cs="Times New Roman"/>
                  <w:szCs w:val="24"/>
                </w:rPr>
                <w:delText>Compress long histories → 200-token summaries capturing Î” state and pointers.</w:delText>
              </w:r>
            </w:del>
            <w:ins w:id="1653" w:author="ChatGPT" w:date="2026-09-27T16:24:59Z">
              <w:r>
                <w:rPr>
                  <w:rFonts w:eastAsia="Times New Roman" w:cs="Times New Roman"/>
                  <w:szCs w:val="24"/>
                </w:rPr>
                <w:t>Compress long histories → 200-token summaries capturing Δ state and pointers.</w:t>
              </w:r>
            </w:ins>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del w:id="1629" w:author="ChatGPT" w:date="2026-09-27T16:05:19Z">
        <w:r>
          <w:rPr>
            <w:rFonts w:eastAsia="Times New Roman" w:cs="Times New Roman"/>
            <w:szCs w:val="24"/>
          </w:rPr>
          <w:delText>We emphasise ritual, not bureaucracy:</w:delText>
        </w:r>
      </w:del>
      <w:ins w:id="1630" w:author="ChatGPT" w:date="2026-09-27T16:05:19Z">
        <w:r>
          <w:rPr>
            <w:rFonts w:eastAsia="Times New Roman" w:cs="Times New Roman"/>
            <w:szCs w:val="24"/>
          </w:rPr>
          <w:t>The paper emphasises ritual, not bureaucracy:</w:t>
        </w:r>
      </w:ins>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del w:id="1393" w:author="ChatGPT" w:date="2026-09-27T14:24:16Z">
              <w:r>
                <w:delText w:space="preserve">Medium </w:delText>
              </w:r>
            </w:del>
            <w:ins w:id="1394" w:author="ChatGPT" w:date="2026-09-27T14:24:16Z">
              <w:r>
                <w:t w:space="preserve"> Not assessed</w:t>
              </w:r>
            </w:ins>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del w:id="1373" w:author="ChatGPT" w:date="2026-09-27T14:24:16Z">
              <w:r>
                <w:delText w:space="preserve">High </w:delText>
              </w:r>
            </w:del>
            <w:ins w:id="1374" w:author="ChatGPT" w:date="2026-09-27T14:24:16Z">
              <w:r>
                <w:t w:space="preserve"> Not assessed</w:t>
              </w:r>
            </w:ins>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del w:id="1303" w:author="ChatGPT" w:date="2026-09-27T14:06:06Z">
        <w:r>
          <w:delText w:space="preserve">The Emotional Stability Hook (A10) proved critical during market volatility. Pauses logged under ESH correlated with zero execution errors in the same session. Where ESH was skipped, E5-type errors rose to 27 %. </w:delText>
        </w:r>
      </w:del>
      <w:ins w:id="1304" w:author="ChatGPT" w:date="2026-09-27T14:06:06Z">
        <w:r>
          <w:t w:space="preserve"> The paper describes a pause before high-risk actions as a proposed safeguard. The available record does not establish how often it was used or what effect it had.</w:t>
        </w:r>
      </w:ins>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del w:id="1305" w:author="ChatGPT" w:date="2026-09-27T14:06:06Z">
        <w:r>
          <w:delText w:space="preserve">The Compaction control (A9) prevented context overflow and memory diffusion. Summaries averaged ≈ 180 tokens per digest, with semantic retention &gt; 98 % by manual review. Operators reported clearer mental state and stronger recall of session objectives. </w:delText>
        </w:r>
      </w:del>
      <w:ins w:id="1306" w:author="ChatGPT" w:date="2026-09-27T14:06:06Z">
        <w:r>
          <w:t w:space="preserve"> The paper describes compaction notes as a proposed way to carry task state across sessions. No verified digest records or review measure are available to establish summary length or retained information.</w:t>
        </w:r>
      </w:ins>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del w:id="1307" w:author="ChatGPT" w:date="2026-09-27T14:06:06Z">
        <w:r>
          <w:delText w:space="preserve">The File Registry (A3 + A10) enabled precise post-hoc reconstruction of decisions. Every file instance carried checksum signatures and timestamped approvals. Both human and AI participants rated “trust in system state” at &gt; 4.5 / 5 consistently. </w:delText>
        </w:r>
      </w:del>
      <w:ins w:id="1308" w:author="ChatGPT" w:date="2026-09-27T14:06:06Z">
        <w:r>
          <w:t w:space="preserve"> The paper proposes a file registry and audit trail to support later review. Available records do not establish complete decision reconstruction, checksum coverage and timestamped approvals for every file, or a valid rating of trust in the AI system.</w:t>
        </w:r>
      </w:ins>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09" w:author="ChatGPT" w:date="2026-09-27T14:06:06Z">
        <w:r>
          <w:delText w:space="preserve">Start small. Implement A1, A2, A4 first. Most drift disappears immediately. </w:delText>
        </w:r>
      </w:del>
      <w:ins w:id="1310" w:author="ChatGPT" w:date="2026-09-27T14:06:06Z">
        <w:r>
          <w:t w:space="preserve"> An initial small-scale trial may be considered; the paper does not establish that this removes drift.</w:t>
        </w:r>
      </w:ins>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1" w:author="ChatGPT" w:date="2026-09-27T14:06:06Z">
        <w:r>
          <w:delText w:space="preserve">Freeze often. A 90-day freeze window prevents entropy accumulation. </w:delText>
        </w:r>
      </w:del>
      <w:ins w:id="1312" w:author="ChatGPT" w:date="2026-09-27T14:06:06Z">
        <w:r>
          <w:t w:space="preserve"> A freeze interval may be considered where structural changes need deliberate review; this paper does not show that it prevents context loss.</w:t>
        </w:r>
      </w:ins>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3" w:author="ChatGPT" w:date="2026-09-27T14:06:06Z">
        <w:r>
          <w:delText w:space="preserve">Audit visibly. Display Canonical IDs and checksums in outputs. </w:delText>
        </w:r>
      </w:del>
      <w:ins w:id="1314" w:author="ChatGPT" w:date="2026-09-27T14:06:06Z">
        <w:r>
          <w:t w:space="preserve"> Displaying source identifiers and checksums may support review when those records are available.</w:t>
        </w:r>
      </w:ins>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5" w:author="ChatGPT" w:date="2026-09-27T14:06:06Z">
        <w:r>
          <w:delText w:space="preserve">Respect compaction. Summaries beat raw logs for clarity. </w:delText>
        </w:r>
      </w:del>
      <w:ins w:id="1316" w:author="ChatGPT" w:date="2026-09-27T14:06:06Z">
        <w:r>
          <w:t w:space="preserve"> Compaction may be considered to keep a shorter working summary, with human review for omitted information.</w:t>
        </w:r>
      </w:ins>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7" w:author="ChatGPT" w:date="2026-09-27T14:06:06Z">
        <w:r>
          <w:delText w:space="preserve">Protect cool-off hooks. ESH turns emotional reactions into structured resets. </w:delText>
        </w:r>
      </w:del>
      <w:ins w:id="1318" w:author="ChatGPT" w:date="2026-09-27T14:06:06Z">
        <w:r>
          <w:t w:space="preserve"> A pause before high-risk actions may be considered; this paper does not establish an effect on decisions or errors.</w:t>
        </w:r>
      </w:ins>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9" w:author="ChatGPT" w:date="2026-09-27T14:06:06Z">
        <w:r>
          <w:delText w:space="preserve">Reward boring rigour. Reliability emerges from discipline, not complexity. </w:delText>
        </w:r>
      </w:del>
      <w:ins w:id="1320" w:author="ChatGPT" w:date="2026-09-27T14:06:06Z">
        <w:r>
          <w:t w:space="preserve"> Clear, repeatable routines may support disciplined work, but reliability gains were not verified here.</w:t>
        </w:r>
      </w:ins>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del w:id="1321" w:author="ChatGPT" w:date="2026-09-27T14:24:16Z">
        <w:r>
          <w:delText w:space="preserve">Across twelve audit cycles, the control stack (A1–A10) demonstrated measurable reliability gains. Quantitative evaluation showed an overall 91 % reduction in numeric drift and 68 % decline in file-churn frequency compared with the baseline month preceding canonicalisation.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 </w:delText>
        </w:r>
      </w:del>
      <w:ins w:id="1322" w:author="ChatGPT" w:date="2026-09-27T14:24:16Z">
        <w:r>
          <w:t w:space="preserve"> The available records do not substantiate the reported twelve audit cycles, reliability gains, percentage changes, participant reports, or compaction loss rate. These claims are therefore not presented here as findings.</w:t>
        </w:r>
      </w:ins>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del w:id="1323" w:author="ChatGPT" w:date="2026-09-27T14:24:16Z">
        <w:r>
          <w:delText w:space="preserve">The data confirm that reliability arises not from larger context windows but from engineered process control. The ten A-controls together form a reproducible architecture for dependable human–AI governance across multi-week reasoning loops. </w:delText>
        </w:r>
      </w:del>
      <w:ins w:id="1324" w:author="ChatGPT" w:date="2026-09-27T14:24:16Z">
        <w:r>
          <w:t w:space="preserve"> The paper proposes the ten A-controls as a process-control framework. The available evidence does not establish that the controls produced reliability gains or that the architecture is reproducible across multi-week reasoning loops.</w:t>
        </w:r>
      </w:ins>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del w:id="1325" w:author="ChatGPT" w:date="2026-09-27T14:24:16Z">
        <w:r>
          <w:delText w:space="preserve">Table 2 — A-Control Effectiveness Summary </w:delText>
        </w:r>
      </w:del>
      <w:ins w:id="1326" w:author="ChatGPT" w:date="2026-09-27T14:24:16Z">
        <w:r>
          <w:t w:space="preserve"> Table 2 — A-Control Intended Roles and Evidence Status</w:t>
        </w:r>
      </w:ins>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del w:id="1327" w:author="ChatGPT" w:date="2026-09-27T14:24:16Z">
              <w:r>
                <w:delText w:space="preserve">Primary Effect </w:delText>
              </w:r>
            </w:del>
            <w:ins w:id="1328" w:author="ChatGPT" w:date="2026-09-27T14:24:16Z">
              <w:r>
                <w:t w:space="preserve"> Intended Role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del w:id="1329" w:author="ChatGPT" w:date="2026-09-27T14:24:16Z">
              <w:r>
                <w:delText w:space="preserve">Observed Outcome </w:delText>
              </w:r>
            </w:del>
            <w:ins w:id="1330" w:author="ChatGPT" w:date="2026-09-27T14:24:16Z">
              <w:r>
                <w:t w:space="preserve"> Evidence Status</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del w:id="1331" w:author="ChatGPT" w:date="2026-09-27T14:24:16Z">
              <w:r>
                <w:delText w:space="preserve">Confidence </w:delText>
              </w:r>
            </w:del>
            <w:ins w:id="1332" w:author="ChatGPT" w:date="2026-09-27T14:24:16Z">
              <w:r>
                <w:t w:space="preserve"> Rating</w:t>
              </w:r>
            </w:ins>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del w:id="1333" w:author="ChatGPT" w:date="2026-09-27T14:24:16Z">
              <w:r>
                <w:delText w:space="preserve">Removes numeric fabrication </w:delText>
              </w:r>
            </w:del>
            <w:ins w:id="1334" w:author="ChatGPT" w:date="2026-09-27T14:24:16Z">
              <w:r>
                <w:t w:space="preserve"> Intended to reduce numeric errors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del w:id="1353" w:author="ChatGPT" w:date="2026-09-27T14:24:16Z">
              <w:r>
                <w:delText w:space="preserve">−93 % numeric errors </w:delText>
              </w:r>
            </w:del>
            <w:ins w:id="135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del w:id="1375" w:author="ChatGPT" w:date="2026-09-27T14:24:16Z">
              <w:r>
                <w:delText w:space="preserve">High </w:delText>
              </w:r>
            </w:del>
            <w:ins w:id="1376" w:author="ChatGPT" w:date="2026-09-27T14:24:16Z">
              <w:r>
                <w:t w:space="preserve"> Not assessed</w:t>
              </w:r>
            </w:ins>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del w:id="1335" w:author="ChatGPT" w:date="2026-09-27T14:24:16Z">
              <w:r>
                <w:delText w:space="preserve">Eliminates conflicting values </w:delText>
              </w:r>
            </w:del>
            <w:ins w:id="1336" w:author="ChatGPT" w:date="2026-09-27T14:24:16Z">
              <w:r>
                <w:t w:space="preserve"> Intended to limit value conflicts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del w:id="1355" w:author="ChatGPT" w:date="2026-09-27T14:24:16Z">
              <w:r>
                <w:delText w:space="preserve">0 unresolved discrepancies </w:delText>
              </w:r>
            </w:del>
            <w:ins w:id="135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del w:id="1377" w:author="ChatGPT" w:date="2026-09-27T14:24:16Z">
              <w:r>
                <w:delText w:space="preserve">High </w:delText>
              </w:r>
            </w:del>
            <w:ins w:id="1378" w:author="ChatGPT" w:date="2026-09-27T14:24:16Z">
              <w:r>
                <w:t w:space="preserve"> Not assessed</w:t>
              </w:r>
            </w:ins>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del w:id="1337" w:author="ChatGPT" w:date="2026-09-27T14:24:16Z">
              <w:r>
                <w:delText w:space="preserve">Prevents version confusion </w:delText>
              </w:r>
            </w:del>
            <w:ins w:id="1338" w:author="ChatGPT" w:date="2026-09-27T14:24:16Z">
              <w:r>
                <w:t w:space="preserve"> Intended to support file-version tracking</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del w:id="1357" w:author="ChatGPT" w:date="2026-09-27T14:24:16Z">
              <w:r>
                <w:delText w:space="preserve">−72 % file churn </w:delText>
              </w:r>
            </w:del>
            <w:ins w:id="135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del w:id="1379" w:author="ChatGPT" w:date="2026-09-27T14:24:16Z">
              <w:r>
                <w:delText w:space="preserve">High </w:delText>
              </w:r>
            </w:del>
            <w:ins w:id="1380" w:author="ChatGPT" w:date="2026-09-27T14:24:16Z">
              <w:r>
                <w:t w:space="preserve"> Not assessed</w:t>
              </w:r>
            </w:ins>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del w:id="1339" w:author="ChatGPT" w:date="2026-09-27T14:24:16Z">
              <w:r>
                <w:delText w:space="preserve">Reduces speculative drafts </w:delText>
              </w:r>
            </w:del>
            <w:ins w:id="1340" w:author="ChatGPT" w:date="2026-09-27T14:24:16Z">
              <w:r>
                <w:t w:space="preserve"> Intended to limit speculative drafts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del w:id="1359" w:author="ChatGPT" w:date="2026-09-27T14:24:16Z">
              <w:r>
                <w:delText w:space="preserve">−65 % non-final iterations </w:delText>
              </w:r>
            </w:del>
            <w:ins w:id="136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del w:id="1389" w:author="ChatGPT" w:date="2026-09-27T14:24:16Z">
              <w:r>
                <w:delText w:space="preserve">Medium-High </w:delText>
              </w:r>
            </w:del>
            <w:ins w:id="1390" w:author="ChatGPT" w:date="2026-09-27T14:24:16Z">
              <w:r>
                <w:t w:space="preserve"> Not assessed</w:t>
              </w:r>
            </w:ins>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del w:id="1341" w:author="ChatGPT" w:date="2026-09-27T14:24:16Z">
              <w:r>
                <w:delText w:space="preserve">Improves verification rate </w:delText>
              </w:r>
            </w:del>
            <w:ins w:id="1342" w:author="ChatGPT" w:date="2026-09-27T14:24:16Z">
              <w:r>
                <w:t w:space="preserve"> Intended to prompt verification</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del w:id="1361" w:author="ChatGPT" w:date="2026-09-27T14:24:16Z">
              <w:r>
                <w:delText w:space="preserve">+82 % validated numerics </w:delText>
              </w:r>
            </w:del>
            <w:ins w:id="136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del w:id="1381" w:author="ChatGPT" w:date="2026-09-27T14:24:16Z">
              <w:r>
                <w:delText w:space="preserve">High </w:delText>
              </w:r>
            </w:del>
            <w:ins w:id="1382" w:author="ChatGPT" w:date="2026-09-27T14:24:16Z">
              <w:r>
                <w:t w:space="preserve"> Not assessed</w:t>
              </w:r>
            </w:ins>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del w:id="1343" w:author="ChatGPT" w:date="2026-09-27T14:24:16Z">
              <w:r>
                <w:delText w:space="preserve">Maintains canonical consistency </w:delText>
              </w:r>
            </w:del>
            <w:ins w:id="1344" w:author="ChatGPT" w:date="2026-09-27T14:24:16Z">
              <w:r>
                <w:t w:space="preserve"> Intended to align documents with source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del w:id="1363" w:author="ChatGPT" w:date="2026-09-27T14:24:16Z">
              <w:r>
                <w:delText w:space="preserve">&lt; 0.5 % mismatch incidents </w:delText>
              </w:r>
            </w:del>
            <w:ins w:id="136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del w:id="1383" w:author="ChatGPT" w:date="2026-09-27T14:24:16Z">
              <w:r>
                <w:delText w:space="preserve">High </w:delText>
              </w:r>
            </w:del>
            <w:ins w:id="1384" w:author="ChatGPT" w:date="2026-09-27T14:24:16Z">
              <w:r>
                <w:t w:space="preserve"> Not assessed</w:t>
              </w:r>
            </w:ins>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del w:id="1345" w:author="ChatGPT" w:date="2026-09-27T14:24:16Z">
              <w:r>
                <w:delText w:space="preserve">Accelerates error recovery </w:delText>
              </w:r>
            </w:del>
            <w:ins w:id="1346" w:author="ChatGPT" w:date="2026-09-27T14:24:16Z">
              <w:r>
                <w:t w:space="preserve"> Intended to aid error recovery</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del w:id="1365" w:author="ChatGPT" w:date="2026-09-27T14:24:16Z">
              <w:r>
                <w:delText w:space="preserve">Recovery time → 64 % </w:delText>
              </w:r>
            </w:del>
            <w:ins w:id="136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del w:id="1385" w:author="ChatGPT" w:date="2026-09-27T14:24:16Z">
              <w:r>
                <w:delText w:space="preserve">High </w:delText>
              </w:r>
            </w:del>
            <w:ins w:id="1386" w:author="ChatGPT" w:date="2026-09-27T14:24:16Z">
              <w:r>
                <w:t w:space="preserve"> Not assessed</w:t>
              </w:r>
            </w:ins>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1347" w:author="ChatGPT" w:date="2026-09-27T14:24:16Z">
              <w:r>
                <w:delText w:space="preserve">Prevents unauthorised changes </w:delText>
              </w:r>
            </w:del>
            <w:ins w:id="1348" w:author="ChatGPT" w:date="2026-09-27T14:24:16Z">
              <w:r>
                <w:t w:space="preserve"> Intended to control changes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del w:id="1367" w:author="ChatGPT" w:date="2026-09-27T14:24:16Z">
              <w:r>
                <w:delText w:space="preserve">0 policy breaches </w:delText>
              </w:r>
            </w:del>
            <w:ins w:id="136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del w:id="1387" w:author="ChatGPT" w:date="2026-09-27T14:24:16Z">
              <w:r>
                <w:delText w:space="preserve">High </w:delText>
              </w:r>
            </w:del>
            <w:ins w:id="1388" w:author="ChatGPT" w:date="2026-09-27T14:24:16Z">
              <w:r>
                <w:t w:space="preserve"> Not assessed</w:t>
              </w:r>
            </w:ins>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del w:id="1349" w:author="ChatGPT" w:date="2026-09-27T14:24:16Z">
              <w:r>
                <w:delText w:space="preserve">Reduces context rot and fatigue </w:delText>
              </w:r>
            </w:del>
            <w:ins w:id="1350" w:author="ChatGPT" w:date="2026-09-27T14:24:16Z">
              <w:r>
                <w:t w:space="preserve"> Intended to aid context management</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del w:id="1369" w:author="ChatGPT" w:date="2026-09-27T14:24:16Z">
              <w:r>
                <w:delText w:space="preserve">−62 % cognitive load index </w:delText>
              </w:r>
            </w:del>
            <w:ins w:id="137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del w:id="1391" w:author="ChatGPT" w:date="2026-09-27T14:24:16Z">
              <w:r>
                <w:delText w:space="preserve">Medium-High </w:delText>
              </w:r>
            </w:del>
            <w:ins w:id="1392" w:author="ChatGPT" w:date="2026-09-27T14:24:16Z">
              <w:r>
                <w:t w:space="preserve"> Not assessed</w:t>
              </w:r>
            </w:ins>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del w:id="1351" w:author="ChatGPT" w:date="2026-09-27T14:24:16Z">
              <w:r>
                <w:delText w:space="preserve">Eliminates stress-driven errors </w:delText>
              </w:r>
            </w:del>
            <w:ins w:id="1352" w:author="ChatGPT" w:date="2026-09-27T14:24:16Z">
              <w:r>
                <w:t w:space="preserve"> Intended to prompt a pause before high-risk actions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del w:id="1371" w:author="ChatGPT" w:date="2026-09-27T14:24:16Z">
              <w:r>
                <w:delText w:space="preserve">0 E5 events post-pause </w:delText>
              </w:r>
            </w:del>
            <w:ins w:id="137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del w:id="1395" w:author="ChatGPT" w:date="2026-09-27T14:24:16Z">
              <w:r>
                <w:delText w:space="preserve">Medium </w:delText>
              </w:r>
            </w:del>
            <w:ins w:id="1396" w:author="ChatGPT" w:date="2026-09-27T14:24:16Z">
              <w:r>
                <w:t w:space="preserve"> Not assessed</w:t>
              </w:r>
            </w:ins>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del w:id="1397" w:author="ChatGPT" w:date="2026-09-27T14:35:10Z">
        <w:r>
          <w:delText w:space="preserve">While the proposed control stack substantially improves long-horizon reliability, it remains bounded by several constraints intrinsic to present-day LLM systems and by design choices in our governance framework. </w:delText>
        </w:r>
      </w:del>
      <w:ins w:id="1398" w:author="ChatGPT" w:date="2026-09-27T14:35:10Z">
        <w:r>
          <w:t w:space="preserve"> The proposed control stack has technical, human, process, and evaluation constraints. The available records do not establish the reliability gains claimed elsewhere in the paper, so those gains are not treated here as verified outcomes.</w:t>
        </w:r>
      </w:ins>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del w:id="1399" w:author="ChatGPT" w:date="2026-09-27T14:35:10Z">
        <w:r>
          <w:delText w:space="preserve">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 </w:delText>
        </w:r>
      </w:del>
      <w:ins w:id="1400" w:author="ChatGPT" w:date="2026-09-27T14:35:10Z">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ins>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del w:id="1401" w:author="ChatGPT" w:date="2026-09-27T14:35:10Z">
        <w:r>
          <w:delText w:space="preserve">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 </w:delText>
        </w:r>
      </w:del>
      <w:ins w:id="1402" w:author="ChatGPT" w:date="2026-09-27T14:35:10Z">
        <w:r>
          <w:t w:space="preserve"> The framework assumes sustained human participation. Its cadence rituals, checkpoints, and freeze policies are intended to support oversight; the available records do not establish adherence to these practices or their effect on errors or reliability.</w:t>
        </w:r>
      </w:ins>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del w:id="1403" w:author="ChatGPT" w:date="2026-09-27T14:35:10Z">
        <w:r>
          <w:delText w:space="preserve">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 </w:delText>
        </w:r>
      </w:del>
      <w:ins w:id="1404" w:author="ChatGPT" w:date="2026-09-27T14:35:10Z">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ins>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del w:id="1405" w:author="ChatGPT" w:date="2026-09-27T14:35:10Z">
        <w:r>
          <w:delText w:space="preserve">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 </w:delText>
        </w:r>
      </w:del>
      <w:ins w:id="1406" w:author="ChatGPT" w:date="2026-09-27T14:35:10Z">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ins>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del w:id="1407" w:author="ChatGPT" w:date="2026-09-27T14:35:10Z">
        <w:r>
          <w:delText w:space="preserve">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 </w:delText>
        </w:r>
      </w:del>
      <w:ins w:id="1408" w:author="ChatGPT" w:date="2026-09-27T14:35:10Z">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ins>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del w:id="1409" w:author="ChatGPT" w:date="2026-09-27T14:35:10Z">
        <w:r>
          <w:delText w:space="preserve">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 </w:delText>
        </w:r>
      </w:del>
      <w:ins w:id="1410" w:author="ChatGPT" w:date="2026-09-27T14:35:10Z">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ins>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del w:id="1411" w:author="ChatGPT" w:date="2026-09-27T14:41:40Z">
        <w:r>
          <w:delText w:space="preserve">This section translates the framework into a deployable procedure for individuals and small teams. The goal is to achieve long-horizon stability without enterprise infrastructure. The adoption sequence emphasises minimal tools, explicit cadence, and verifiable checkpoints. </w:delText>
        </w:r>
      </w:del>
      <w:ins w:id="1412" w:author="ChatGPT" w:date="2026-09-27T14:41:40Z">
        <w:r>
          <w:t w:space="preserve"> This section presents a proposed procedure for individuals and small teams. It is intended to organise work with minimal tools, an explicit cadence, and checkpoints; the available records do not establish that it achieves long-horizon stability.</w:t>
        </w:r>
      </w:ins>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del w:id="1413" w:author="ChatGPT" w:date="2026-09-27T14:41:40Z">
        <w:r>
          <w:delText w:space="preserve">Implementation requires only a document editor, a spreadsheet, and a shared file directory with version tracking. </w:delText>
        </w:r>
      </w:del>
      <w:ins w:id="1414" w:author="ChatGPT" w:date="2026-09-27T14:41:40Z">
        <w:r>
          <w:t w:space="preserve"> The playbook proposes using a document editor, a spreadsheet, and a shared file directory with version tracking; this setup was not evaluated here.</w:t>
        </w:r>
      </w:ins>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5" w:author="ChatGPT" w:date="2026-09-27T14:41:40Z">
        <w:r>
          <w:delText w:space="preserve">Strategy Master (.docx or .md): holds rules, logic, and narrative. </w:delText>
        </w:r>
      </w:del>
      <w:ins w:id="1416" w:author="ChatGPT" w:date="2026-09-27T14:41:40Z">
        <w:r>
          <w:t w:space="preserve"> Strategy Master (.docx or .md): proposed location for rules, logic, and narrative.</w:t>
        </w:r>
      </w:ins>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7" w:author="ChatGPT" w:date="2026-09-27T14:41:40Z">
        <w:r>
          <w:delText w:space="preserve">Canonical Numbers Sheet (.xlsx or .csv): stores all validated numeric truth. </w:delText>
        </w:r>
      </w:del>
      <w:ins w:id="1418" w:author="ChatGPT" w:date="2026-09-27T14:41:40Z">
        <w:r>
          <w:t w:space="preserve"> Canonical Numbers Sheet (.xlsx or .csv): proposed location for validated numeric values.</w:t>
        </w:r>
      </w:ins>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del w:id="1419" w:author="ChatGPT" w:date="2026-09-27T14:41:40Z">
        <w:r>
          <w:delText w:space="preserve">Life System Master (.docx): defines cadence and audit procedures.
One human operator (“strategist”) and one AI agent (“analyst”) suffice. Additional reviewers may be added for compliance but are not required. </w:delText>
        </w:r>
      </w:del>
      <w:ins w:id="1420" w:author="ChatGPT" w:date="2026-09-27T14:41:40Z">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ins>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del w:id="1421" w:author="ChatGPT" w:date="2026-09-27T14:41:40Z">
        <w:r>
          <w:delText w:space="preserve">Deployment proceeds in a one-week cycle: </w:delText>
        </w:r>
      </w:del>
      <w:ins w:id="1422" w:author="ChatGPT" w:date="2026-09-27T14:41:40Z">
        <w:r>
          <w:t w:space="preserve"> The playbook proposes a one-week rollout sequence:</w:t>
        </w:r>
      </w:ins>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del w:id="1423" w:author="ChatGPT" w:date="2026-09-27T14:41:40Z">
        <w:r>
          <w:delText w:space="preserve">Guardrails: </w:delText>
        </w:r>
      </w:del>
      <w:ins w:id="1424" w:author="ChatGPT" w:date="2026-09-27T14:41:40Z">
        <w:r>
          <w:t w:space="preserve"> Proposed guardrails:</w:t>
        </w:r>
      </w:ins>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5" w:author="ChatGPT" w:date="2026-09-27T14:41:40Z">
        <w:r>
          <w:delText w:space="preserve">One live file per artefact — no parallel drafts. </w:delText>
        </w:r>
      </w:del>
      <w:ins w:id="1426" w:author="ChatGPT" w:date="2026-09-27T14:41:40Z">
        <w:r>
          <w:t w:space="preserve"> Where practical, keep one current file per artefact and record versions to avoid parallel drafts.</w:t>
        </w:r>
      </w:ins>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7" w:author="ChatGPT" w:date="2026-09-27T14:41:40Z">
        <w:r>
          <w:delText w:space="preserve">Every number has an origin ID — no anonymous figures. </w:delText>
        </w:r>
      </w:del>
      <w:ins w:id="1428" w:author="ChatGPT" w:date="2026-09-27T14:41:40Z">
        <w:r>
          <w:t w:space="preserve"> Record a source identifier for each number where available; flag figures without traceable sources.</w:t>
        </w:r>
      </w:ins>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9" w:author="ChatGPT" w:date="2026-09-27T14:41:40Z">
        <w:r>
          <w:delText w:space="preserve">No execution without checklist completion (A4). </w:delText>
        </w:r>
      </w:del>
      <w:ins w:id="1430" w:author="ChatGPT" w:date="2026-09-27T14:41:40Z">
        <w:r>
          <w:t w:space="preserve"> A checklist may be used before execution as an A4 safeguard.</w:t>
        </w:r>
      </w:ins>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31" w:author="ChatGPT" w:date="2026-09-27T14:41:40Z">
        <w:r>
          <w:delText w:space="preserve">Human confirmation for critical writes (A8). </w:delText>
        </w:r>
      </w:del>
      <w:ins w:id="1432" w:author="ChatGPT" w:date="2026-09-27T14:41:40Z">
        <w:r>
          <w:t w:space="preserve"> Human confirmation may be retained for critical writes under A8.</w:t>
        </w:r>
      </w:ins>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del w:id="1433" w:author="ChatGPT" w:date="2026-09-27T14:41:40Z">
        <w:r>
          <w:delText w:space="preserve">Freeze = sacred — breaches require documented reason + version bump. </w:delText>
        </w:r>
      </w:del>
      <w:ins w:id="1434" w:author="ChatGPT" w:date="2026-09-27T14:41:40Z">
        <w:r>
          <w:t w:space="preserve"> A freeze period may be used for controlled changes; document exceptions and version updates.</w:t>
        </w:r>
      </w:ins>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del w:id="1435" w:author="ChatGPT" w:date="2026-09-27T14:41:40Z">
        <w:r>
          <w:delText w:space="preserve">Weekly audits ensure canonical-to-strategy parity. Each quarter, perform a “drift diagnostic”: compare hashes of frozen files; reconcile any divergence. Compaction summaries replace full logs every 30 days, maintaining continuity while controlling token growth. </w:delText>
        </w:r>
      </w:del>
      <w:ins w:id="1436" w:author="ChatGPT" w:date="2026-09-27T14:41:40Z">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ins>
    </w:p>
    <w:p w14:paraId="3610DB77" w14:textId="77777777" w:rsidR="00BD40F3" w:rsidRDefault="00B6649B" w:rsidP="00385F52">
      <w:pPr>
        <w:spacing w:after="120" w:line="276" w:lineRule="auto"/>
        <w:ind w:firstLine="720"/>
        <w:contextualSpacing/>
        <w:jc w:val="both"/>
        <w:rPr>
          <w:rFonts w:eastAsia="Times New Roman" w:cs="Times New Roman"/>
          <w:szCs w:val="24"/>
        </w:rPr>
      </w:pPr>
      <w:del w:id="1437" w:author="ChatGPT" w:date="2026-09-27T14:41:40Z">
        <w:r>
          <w:delText w:space="preserve">Teams may introduce lightweight automation: a script validating A1 lookups, a macro for A3 checksum updates, or scheduled reminders for A9 digest generation. These augment, not replace, the governance covenant. </w:delText>
        </w:r>
      </w:del>
      <w:ins w:id="1438" w:author="ChatGPT" w:date="2026-09-27T14:41:40Z">
        <w:r>
          <w:t w:space="preserve"> Teams could consider lightweight automation, such as validating A1 lookups, updating A3 checksums, or scheduling A9 digest reminders. These are proposed options; their effects were not evaluated.</w:t>
        </w:r>
      </w:ins>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del w:id="1439" w:author="ChatGPT" w:date="2026-09-27T14:41:40Z">
        <w:r>
          <w:delText w:space="preserve">Expected Benefits </w:delText>
        </w:r>
      </w:del>
      <w:ins w:id="1440" w:author="ChatGPT" w:date="2026-09-27T14:41:40Z">
        <w:r>
          <w:t w:space="preserve"> Expected Benefits (not verified)</w:t>
        </w:r>
      </w:ins>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del w:id="1441" w:author="ChatGPT" w:date="2026-09-27T14:41:40Z">
        <w:r>
          <w:delText w:space="preserve">After 4–6 weeks, typical outcomes include:% reduction in rework due to missing or conflicting data, </w:delText>
        </w:r>
      </w:del>
      <w:ins w:id="1442" w:author="ChatGPT" w:date="2026-09-27T14:41:40Z">
        <w:r>
          <w:t w:space="preserve"> The available records do not establish a typical 4–6 week reduction in rework or quantify such a reduction.</w:t>
        </w:r>
      </w:ins>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del w:id="1443" w:author="ChatGPT" w:date="2026-09-27T14:41:40Z">
        <w:r>
          <w:delText w:space="preserve"> drop in fatigue index (measured by session length × correction rate), </w:delText>
        </w:r>
      </w:del>
      <w:ins w:id="1444" w:author="ChatGPT" w:date="2026-09-27T14:41:40Z">
        <w:r>
          <w:t w:space="preserve"> A fatigue index based on session length and correction rate is proposed, but no values or validated measurement are available.</w:t>
        </w:r>
      </w:ins>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5" w:author="ChatGPT" w:date="2026-09-27T14:41:40Z">
        <w:r>
          <w:delText w:space="preserve">zero policy breaches recorded under A8, </w:delText>
        </w:r>
      </w:del>
      <w:ins w:id="1446" w:author="ChatGPT" w:date="2026-09-27T14:41:40Z">
        <w:r>
          <w:t w:space="preserve"> Zero policy breaches under A8 are not substantiated by the available records.</w:t>
        </w:r>
      </w:ins>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7" w:author="ChatGPT" w:date="2026-09-27T14:41:40Z">
        <w:r>
          <w:delText w:space="preserve">and full reproducibility of numeric decisions across audit cycles. </w:delText>
        </w:r>
      </w:del>
      <w:ins w:id="1448" w:author="ChatGPT" w:date="2026-09-27T14:41:40Z">
        <w:r>
          <w:t w:space="preserve"> Full reproducibility of numeric decisions across audit cycles is not demonstrated in the available records.</w:t>
        </w:r>
      </w:ins>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del w:id="1449" w:author="ChatGPT" w:date="2026-09-27T14:41:40Z">
        <w:r>
          <w:delText w:space="preserve">The playbook demonstrates that dependable human–AI collaboration arises not from heavier software stacks but from disciplined simplicity—few files, explicit gates, immutable provenance. </w:delText>
        </w:r>
      </w:del>
      <w:ins w:id="1450" w:author="ChatGPT" w:date="2026-09-27T14:41:40Z">
        <w:r>
          <w:t w:space="preserve"> The playbook proposes disciplined simplicity—few files, explicit gates, and provenance—as an approach to human–AI collaboration. The available records do not demonstrate that this approach produced dependable outcomes.</w:t>
        </w:r>
      </w:ins>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del w:id="1451" w:author="ChatGPT" w:date="2026-09-27T14:44:54Z">
        <w:r>
          <w:delText w:space="preserve">The governance model developed here centres on responsible autonomy rather than full automation. Every control (A1–A10) embeds a human-in-the-loop safeguard to ensure transparency, informed consent, and psychological stability. </w:delText>
        </w:r>
      </w:del>
      <w:ins w:id="1452" w:author="ChatGPT" w:date="2026-09-27T14:44:54Z">
        <w:r>
          <w:t w:space="preserve"> The framework is presented as a proposal for responsible autonomy rather than full automation. It describes A1–A10 as incorporating human-in-the-loop safeguards intended to support transparency, informed consent, and psychological stability; the available records do not verify their implementation or effects.</w:t>
        </w:r>
      </w:ins>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del w:id="1453" w:author="ChatGPT" w:date="2026-09-27T14:44:54Z">
        <w:r>
          <w:delText w:space="preserve">All artefacts—Strategy Master, Canonical Numbers Sheet, and Life System Master—store only procedural and numeric data. No personal identifiers, financial accounts, or live feeds are retained. Screenshots used for execution are transient and deleted after reconciliation. </w:delText>
        </w:r>
      </w:del>
      <w:ins w:id="1454" w:author="ChatGPT" w:date="2026-09-27T14:44:54Z">
        <w:r>
          <w:t w:space="preserve"> The paper states that the Strategy Master, Canonical Numbers Sheet, and Life System Master contain only procedural and numeric information, and that screenshots are deleted after reconciliation. Available inventories and retention records do not verify these data-handling claims.</w:t>
        </w:r>
      </w:ins>
    </w:p>
    <w:p w14:paraId="19521D40" w14:textId="77777777" w:rsidR="00BD40F3" w:rsidRDefault="00B6649B" w:rsidP="00385F52">
      <w:pPr>
        <w:spacing w:after="120" w:line="276" w:lineRule="auto"/>
        <w:ind w:firstLine="720"/>
        <w:contextualSpacing/>
        <w:jc w:val="both"/>
        <w:rPr>
          <w:rFonts w:eastAsia="Times New Roman" w:cs="Times New Roman"/>
          <w:szCs w:val="24"/>
        </w:rPr>
      </w:pPr>
      <w:del w:id="1455" w:author="ChatGPT" w:date="2026-09-27T14:44:54Z">
        <w:r>
          <w:delText w:space="preserve">Each canonical entry carries an origin ID and timestamp, satisfying provenance and chain-of-custody requirements. Audit logs are immutable but redactable: structural data remain public; sensitive context remains private. </w:delText>
        </w:r>
      </w:del>
      <w:ins w:id="1456" w:author="ChatGPT" w:date="2026-09-27T14:44:54Z">
        <w:r>
          <w:t w:space="preserve"> The paper proposes origin IDs and timestamps for canonical entries, and describes audit logs as immutable but redactable, with structural data public and sensitive context private. Available records do not verify coverage, immutability, redaction, or access controls; chain-of-custody requirements are therefore not established.</w:t>
        </w:r>
      </w:ins>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del w:id="1457" w:author="ChatGPT" w:date="2026-09-27T14:44:54Z">
        <w:r>
          <w:delText w:space="preserve">The architecture enforces human approval at key gates (A4, A8, A10). The AI system proposes; the human disposes. No irreversible decision executes without explicit confirmation. This preserves accountability and prevents silent delegation to the model. </w:delText>
        </w:r>
      </w:del>
      <w:ins w:id="1458" w:author="ChatGPT" w:date="2026-09-27T14:44:54Z">
        <w:r>
          <w:t w:space="preserve"> The paper describes human-approval gates at A4, A8, and A10 and states that irreversible decisions require confirmation. Available records do not verify that these gates operated or establish that they preserved accountability or prevented silent delegation.</w:t>
        </w:r>
      </w:ins>
    </w:p>
    <w:p w14:paraId="0E1D93D3" w14:textId="77777777" w:rsidR="00BD40F3" w:rsidRDefault="00B6649B" w:rsidP="00385F52">
      <w:pPr>
        <w:spacing w:after="120" w:line="276" w:lineRule="auto"/>
        <w:ind w:firstLine="720"/>
        <w:contextualSpacing/>
        <w:jc w:val="both"/>
        <w:rPr>
          <w:rFonts w:eastAsia="Times New Roman" w:cs="Times New Roman"/>
          <w:szCs w:val="24"/>
        </w:rPr>
      </w:pPr>
      <w:del w:id="1459" w:author="ChatGPT" w:date="2026-09-27T14:44:54Z">
        <w:r>
          <w:delText w:space="preserve">Ethical posture aligns with emerging “human-on-the-loop” frameworks: oversight remains continuous yet lightweight, ensuring efficiency without eroding responsibility. </w:delText>
        </w:r>
      </w:del>
      <w:ins w:id="1460" w:author="ChatGPT" w:date="2026-09-27T14:44:54Z">
        <w:r>
          <w:t w:space="preserve"> The paper characterises its approach as human-on-the-loop. Available material does not establish that oversight was continuous or that it maintained efficiency without reducing responsibility.</w:t>
        </w:r>
      </w:ins>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del w:id="1461" w:author="ChatGPT" w:date="2026-09-27T14:44:54Z">
        <w:r>
          <w:delText w:space="preserve">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 </w:delText>
        </w:r>
      </w:del>
      <w:ins w:id="1462" w:author="ChatGPT" w:date="2026-09-27T14:44:54Z">
        <w:r>
          <w:t w:space="preserve"> Long-horizon collaboration may involve fatigue and confirmation bias. A10 proposes a pause before contentious or high-stakes actions; available records do not establish how often it was used or its effects on impulsive behaviour or escalatory exchanges.</w:t>
        </w:r>
      </w:ins>
    </w:p>
    <w:p w14:paraId="66532EB3" w14:textId="77777777" w:rsidR="00BD40F3" w:rsidRDefault="00B6649B" w:rsidP="00385F52">
      <w:pPr>
        <w:spacing w:after="120" w:line="276" w:lineRule="auto"/>
        <w:ind w:firstLine="720"/>
        <w:contextualSpacing/>
        <w:jc w:val="both"/>
        <w:rPr>
          <w:rFonts w:eastAsia="Times New Roman" w:cs="Times New Roman"/>
          <w:szCs w:val="24"/>
        </w:rPr>
      </w:pPr>
      <w:del w:id="1463" w:author="ChatGPT" w:date="2026-09-27T14:44:54Z">
        <w:r>
          <w:delText w:space="preserve">Cadence rituals (daily pulse, weekly review, quarterly freeze) act as safety valves, maintaining emotional equilibrium while preserving operational tempo. </w:delText>
        </w:r>
      </w:del>
      <w:ins w:id="1464" w:author="ChatGPT" w:date="2026-09-27T14:44:54Z">
        <w:r>
          <w:t w:space="preserve"> Daily pulses, weekly reviews, and quarterly freezes are proposed routines. Available records do not establish their use or an effect on emotional equilibrium or operational tempo.</w:t>
        </w:r>
      </w:ins>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del w:id="1465" w:author="ChatGPT" w:date="2026-09-27T14:44:54Z">
        <w:r>
          <w:delText w:space="preserve">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 </w:delText>
        </w:r>
      </w:del>
      <w:ins w:id="1466" w:author="ChatGPT" w:date="2026-09-27T14:44:54Z">
        <w:r>
          <w:t w:space="preserve"> The paper states that every file has an integrity hash, numerical decisions can be replayed from canonical history, and the algorithms and controls are published under an open licence. Available records do not establish complete hash coverage, decision replayability, publication of the full set, or third-party replication.</w:t>
        </w:r>
      </w:ins>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del w:id="1467" w:author="ChatGPT" w:date="2026-09-27T14:44:54Z">
        <w:r>
          <w:delText w:space="preserve">The system is not designed for coercive persuasion, surveillance, or autonomous financial execution. Its scope is confined to decision-support contexts where informed consent and revocability are guaranteed. </w:delText>
        </w:r>
      </w:del>
      <w:ins w:id="1468" w:author="ChatGPT" w:date="2026-09-27T14:44:54Z">
        <w:r>
          <w:t w:space="preserve"> The paper states that the system is not intended for coercive persuasion, surveillance, or autonomous financial execution, and proposes consent-based, revocable decision support as its scope. Available records do not establish that deployments enforce these boundaries.</w:t>
        </w:r>
      </w:ins>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del w:id="1469" w:author="ChatGPT" w:date="2026-09-27T14:44:54Z">
        <w:r>
          <w:delText w:space="preserve">By codifying consent, provenance, and psychological safeguards into its control stack, this framework transforms ethical aspiration into engineered practice—making responsible autonomy operational. </w:delText>
        </w:r>
      </w:del>
      <w:ins w:id="1470" w:author="ChatGPT" w:date="2026-09-27T14:44:54Z">
        <w:r>
          <w:t w:space="preserve"> The framework proposes controls for consent, provenance, and psychological safety. The available records do not establish that these controls make responsible autonomy operational.</w:t>
        </w:r>
      </w:ins>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del w:id="1471" w:author="ChatGPT" w:date="2026-09-27T15:12:49Z">
        <w:r>
          <w:delText w:space="preserve">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 </w:delText>
        </w:r>
      </w:del>
      <w:ins w:id="1472" w:author="ChatGPT" w:date="2026-09-27T15:12:49Z">
        <w:r>
          <w:t w:space="preserve"> The paper presents a governance approach based on canonical separation of text and numerics, explicit cadence rituals, and ten proposed controls (A1–A10). The available records do not establish that this approach achieved dependable long-horizon collaboration or converted probabilistic reasoning into a reproducible process.</w:t>
        </w:r>
      </w:ins>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del w:id="1473" w:author="ChatGPT" w:date="2026-09-27T15:12:49Z">
        <w:r>
          <w:delText w:space="preserve">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 </w:delText>
        </w:r>
      </w:del>
      <w:ins w:id="1474" w:author="ChatGPT" w:date="2026-09-27T15:12:49Z">
        <w:r>
          <w:t w:space="preserve"> The reported reductions in numeric drift and file churn, and claims about cognitive fatigue and recovery, cannot be verified from the available records. Those records also do not establish that any change resulted from process controls rather than model fine-tuning or other factors.</w:t>
        </w:r>
      </w:ins>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del w:id="1475" w:author="ChatGPT" w:date="2026-09-27T15:12:49Z">
        <w:r>
          <w:delText w:space="preserve">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 </w:delText>
        </w:r>
      </w:del>
      <w:ins w:id="1476" w:author="ChatGPT" w:date="2026-09-27T15:12:49Z">
        <w:r>
          <w:t w:space="preserve"> Use beyond investment or strategic contexts is a possibility that would require separate evaluation. The available evidence does not show that other domains can replicate the architecture with minimal tooling or that three artefacts and ten controls suffice to sustain long-term coherence.</w:t>
        </w:r>
      </w:ins>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del w:id="1477" w:author="ChatGPT" w:date="2026-09-27T15:12:49Z">
        <w:r>
          <w:delText w:space="preserve">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 </w:delText>
        </w:r>
      </w:del>
      <w:ins w:id="1478" w:author="ChatGPT" w:date="2026-09-27T15:12:49Z">
        <w:r>
          <w:t w:space="preserve"> The paper proposes a dyadic architecture in which the AI performs structured routines and the human retains cadence and ethical oversight. The available records do not establish that this arrangement balances autonomy with accountability or that responsible collaboration is achieved as a design property.</w:t>
        </w:r>
      </w:ins>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del w:id="1479" w:author="ChatGPT" w:date="2026-09-27T15:12:49Z">
        <w:r>
          <w:delText w:space="preserve">Future work will examine multi-agent scaling, cross-domain reproducibility, and statistical benchmarking of governance models. Extending the control stack into fully open, peer-audited systems could make long-horizon reliability a standard feature of human–AI practice. </w:delText>
        </w:r>
      </w:del>
      <w:ins w:id="1480" w:author="ChatGPT" w:date="2026-09-27T15:12:49Z">
        <w:r>
          <w:t w:space="preserve"> Future work could examine multi-agent scaling, cross-domain reproducibility, and statistical benchmarking. Fully open, peer-audited systems are another proposed direction; whether they could improve long-horizon reliability remains to be evaluated.</w:t>
        </w:r>
      </w:ins>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del w:id="1481" w:author="ChatGPT" w:date="2026-09-27T15:12:49Z">
        <w:r>
          <w:delText w:space="preserve">In summary, durable reliability is achieved through simplicity, separation, and cadence. </w:delText>
        </w:r>
      </w:del>
      <w:ins w:id="1482" w:author="ChatGPT" w:date="2026-09-27T15:12:49Z">
        <w:r>
          <w:t w:space="preserve"> In summary, the paper proposes simplicity, separation, and cadence as design principles; their effect on reliability was not established.</w:t>
        </w:r>
      </w:ins>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del w:id="1483" w:author="ChatGPT" w:date="2026-09-27T15:12:49Z">
        <w:r>
          <w:delText w:space="preserve">and the collaboration endures. </w:delText>
        </w:r>
      </w:del>
      <w:ins w:id="1484" w:author="ChatGPT" w:date="2026-09-27T15:12:49Z">
        <w:r>
          <w:t w:space="preserve"> these are proposed principles, not verified guarantees that collaboration will endure.</w:t>
        </w:r>
      </w:ins>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del w:id="1631" w:author="ChatGPT" w:date="2026-09-27T16:05:19Z">
        <w:r>
          <w:rPr>
            <w:rFonts w:eastAsia="Times New Roman" w:cs="Times New Roman"/>
            <w:szCs w:val="24"/>
          </w:rPr>
          <w:delTex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delText>
        </w:r>
      </w:del>
      <w:ins w:id="1632" w:author="ChatGPT" w:date="2026-09-27T16:05:19Z">
        <w:r>
          <w:rPr>
            <w:rFonts w:eastAsia="Times New Roman" w:cs="Times New Roman"/>
            <w:szCs w:val="24"/>
          </w:rPr>
          <w:t>The author thanks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ins>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del w:id="1568" w:author="ChatGPT" w:date="2026-09-27T15:47:26Z">
        <w:r>
          <w:delText w:space="preserve">Rishi Sood designed the research, maintained the authoritative artefacts, and conducted longitudinal validation. </w:delText>
        </w:r>
      </w:del>
      <w:ins w:id="1569" w:author="ChatGPT" w:date="2026-09-27T15:47:26Z">
        <w:r>
          <w:t w:space="preserve"> Rishi Sood designed the research and maintained the authoritative artefacts.</w:t>
        </w:r>
      </w:ins>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del w:id="1633" w:author="ChatGPT" w:date="2026-09-27T16:05:19Z">
        <w:r>
          <w:rPr>
            <w:rFonts w:eastAsia="Times New Roman" w:cs="Times New Roman"/>
            <w:szCs w:val="24"/>
          </w:rPr>
          <w:delText>“Mahdi” (ChatGPT, GPT-5) implemented and documented the control algorithms, generated analytical summaries, and authored supporting text.</w:delText>
        </w:r>
      </w:del>
      <w:ins w:id="1634" w:author="ChatGPT" w:date="2026-09-27T16:05:19Z">
        <w:r>
          <w:rPr>
            <w:rFonts w:eastAsia="Times New Roman" w:cs="Times New Roman"/>
            <w:szCs w:val="24"/>
          </w:rPr>
          <w:t>Rishi Sood is the sole author of this manuscript.</w:t>
        </w:r>
      </w:ins>
    </w:p>
    <w:p w14:paraId="1AB80513" w14:textId="77777777" w:rsidR="00BD40F3" w:rsidRDefault="00B6649B" w:rsidP="00385F52">
      <w:pPr>
        <w:spacing w:after="120" w:line="276" w:lineRule="auto"/>
        <w:ind w:firstLine="720"/>
        <w:contextualSpacing/>
        <w:jc w:val="both"/>
        <w:rPr>
          <w:rFonts w:eastAsia="Times New Roman" w:cs="Times New Roman"/>
          <w:szCs w:val="24"/>
        </w:rPr>
      </w:pPr>
      <w:del w:id="1570" w:author="ChatGPT" w:date="2026-09-27T15:47:26Z">
        <w:r>
          <w:delText w:space="preserve">Both contributors jointly reviewed, edited, and approved the final manuscript. </w:delText>
        </w:r>
      </w:del>
      <w:ins w:id="1571" w:author="ChatGPT" w:date="2026-09-27T15:47:26Z">
        <w:r>
          <w:t w:space="preserve"> Final review, approval, and responsibility for the manuscript rest with the human author.</w:t>
        </w:r>
      </w:ins>
    </w:p>
    <w:p>
      <w:pPr>
        <w:keepNext/>
        <w:keepLines/>
        <w:spacing w:after="120" w:line="276" w:lineRule="auto"/>
        <w:ind w:firstLine="720"/>
        <w:contextualSpacing/>
        <w:jc w:val="both"/>
        <w:rPr>
          <w:rFonts w:eastAsia="Times New Roman" w:cs="Times New Roman"/>
          <w:b/>
          <w:i/>
          <w:szCs w:val="24"/>
        </w:rPr>
      </w:pPr>
      <w:ins w:id="1641" w:author="ChatGPT" w:date="2026-09-27T16:05:19Z">
        <w:r>
          <w:rPr>
            <w:rFonts w:eastAsia="Times New Roman" w:cs="Times New Roman"/>
            <w:b/>
            <w:i/>
            <w:szCs w:val="24"/>
          </w:rPr>
          <w:t>Generative AI Use Disclosure</w:t>
        </w:r>
      </w:ins>
    </w:p>
    <w:p w14:paraId="0F044CCC" w14:textId="28E687E3" w:rsidR="009908BF" w:rsidRDefault="009908BF" w:rsidP="00385F52">
      <w:pPr>
        <w:spacing w:after="120" w:line="276" w:lineRule="auto"/>
        <w:ind w:firstLine="720"/>
        <w:contextualSpacing/>
        <w:jc w:val="both"/>
        <w:rPr>
          <w:rFonts w:eastAsia="Times New Roman" w:cs="Times New Roman"/>
          <w:szCs w:val="24"/>
        </w:rPr>
      </w:pPr>
      <w:del w:id="1635" w:author="ChatGPT" w:date="2026-09-27T16:05:19Z">
        <w:r>
          <w:rPr>
            <w:rFonts w:eastAsia="Times New Roman" w:cs="Times New Roman"/>
            <w:szCs w:val="24"/>
          </w:rPr>
          <w:delText>The author thanks “Mahdi” (ChatGPT, GPT-5) for its analytical assistance, structural reasoning, and drafting support throughout the development of this paper.</w:delText>
        </w:r>
      </w:del>
      <w:ins w:id="1636" w:author="ChatGPT" w:date="2026-09-27T16:05:19Z">
        <w:r>
          <w:rPr>
            <w:rFonts w:eastAsia="Times New Roman" w:cs="Times New Roman"/>
            <w:szCs w:val="24"/>
          </w:rPr>
          <w:t>ChatGPT (GPT-5) was used to assist with implementing and documenting the control algorithms, generating analytical summaries, and drafting supporting text. The author reviewed and edited the AI-assisted material and takes responsibility for the final manuscript.</w:t>
        </w:r>
      </w:ins>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del w:id="1637" w:author="ChatGPT" w:date="2026-09-27T16:05:19Z">
        <w:r>
          <w:rPr>
            <w:rFonts w:eastAsia="Times New Roman" w:cs="Times New Roman"/>
            <w:szCs w:val="24"/>
          </w:rPr>
          <w:delText>This work received no external funding. All resources were provided voluntarily by the authors as part of an independent research collaboration.</w:delText>
        </w:r>
      </w:del>
      <w:ins w:id="1638" w:author="ChatGPT" w:date="2026-09-27T16:05:19Z">
        <w:r>
          <w:rPr>
            <w:rFonts w:eastAsia="Times New Roman" w:cs="Times New Roman"/>
            <w:szCs w:val="24"/>
          </w:rPr>
          <w:t>This work received no external funding. The author provided all resources voluntarily.</w:t>
        </w:r>
      </w:ins>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del w:id="1639" w:author="ChatGPT" w:date="2026-09-27T16:05:19Z">
        <w:r>
          <w:rPr>
            <w:rFonts w:eastAsia="Times New Roman" w:cs="Times New Roman"/>
            <w:szCs w:val="24"/>
          </w:rPr>
          <w:delText>The authors declare no commercial or financial relationships that could be construed as a potential conflict of interest.</w:delText>
        </w:r>
      </w:del>
      <w:ins w:id="1640" w:author="ChatGPT" w:date="2026-09-27T16:05:19Z">
        <w:r>
          <w:rPr>
            <w:rFonts w:eastAsia="Times New Roman" w:cs="Times New Roman"/>
            <w:szCs w:val="24"/>
          </w:rPr>
          <w:t>The author declares no commercial or financial relationships that could be construed as a potential conflict of interest.</w:t>
        </w:r>
      </w:ins>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del w:id="1572" w:author="ChatGPT" w:date="2026-09-27T15:47:26Z">
        <w:r>
          <w:delText w:space="preserve">All non-personal data, pseudocode, and structural artefacts (Strategy Master, Canonical Numbers Sheet, Life System Master) are available upon reasonable request. </w:delText>
        </w:r>
      </w:del>
      <w:ins w:id="1573" w:author="ChatGPT" w:date="2026-09-27T15:47:26Z">
        <w:r>
          <w:t w:space="preserve"> The manuscript provides no public link to the underlying data, canonical artefacts, audit logs, or templates. Their availability on request and any planned supplementary release remain to be confirmed.</w:t>
        </w:r>
      </w:ins>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del w:id="1574" w:author="ChatGPT" w:date="2026-09-27T15:47:26Z">
        <w:r>
          <w:delText w:space="preserve">Demonstration templates, checksum registries, and drift-diagnostic logs will be published with the supplementary materials. </w:delText>
        </w:r>
      </w:del>
      <w:ins w:id="1575" w:author="ChatGPT" w:date="2026-09-27T15:47:26Z">
        <w:r>
          <w:t w:space="preserve"> No supplementary materials or stable repository link are identified in this version.</w:t>
        </w:r>
      </w:ins>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del w:id="1485" w:author="ChatGPT" w:date="2026-09-27T15:40:40Z">
        <w:r>
          <w:delText w:space="preserve">Anthropic Applied AI. (2025, September 29). Effective context engineering for AI </w:delText>
        </w:r>
      </w:del>
      <w:ins w:id="1486" w:author="ChatGPT" w:date="2026-09-27T15:40:40Z">
        <w:r>
          <w:t w:space="preserve"> Anthropic. (2025, September 29). Effective context engineering for AI agents.</w:t>
        </w:r>
      </w:ins>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del w:id="1487" w:author="ChatGPT" w:date="2026-09-27T15:40:40Z">
        <w:r>
          <w:delText w:space="preserve">agents. Anthropic Blog. https://www.anthropic.com/blog/context-engineering </w:delText>
        </w:r>
      </w:del>
      <w:ins w:id="1488" w:author="ChatGPT" w:date="2026-09-27T15:40:40Z">
        <w:r>
          <w:t w:space="preserve"> Anthropic Engineering. https://www.anthropic.com/engineering/effective-context-engineering-for-ai-agents</w:t>
        </w:r>
      </w:ins>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del w:id="1497" w:author="ChatGPT" w:date="2026-09-27T15:40:40Z">
        <w:r>
          <w:delText w:space="preserve">APS (Association for Psychological Science). (2025). Exploring the role of human-AI </w:delText>
        </w:r>
      </w:del>
      <w:ins w:id="1498" w:author="ChatGPT" w:date="2026-09-27T15:40:40Z">
        <w:r>
          <w:t w:space="preserve"> </w:t>
        </w:r>
      </w:ins>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del w:id="1499" w:author="ChatGPT" w:date="2026-09-27T15:40:40Z">
        <w:r>
          <w:delText w:space="preserve">collaboration in solving scientific problems. Physical Review Physics Education </w:delText>
        </w:r>
      </w:del>
      <w:ins w:id="1500" w:author="ChatGPT" w:date="2026-09-27T15:40:40Z">
        <w:r>
          <w:t w:space="preserve"> </w:t>
        </w:r>
      </w:ins>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del w:id="1501" w:author="ChatGPT" w:date="2026-09-27T15:40:40Z">
        <w:r>
          <w:delText w:space="preserve">Research. </w:delText>
        </w:r>
      </w:del>
      <w:ins w:id="1502" w:author="ChatGPT" w:date="2026-09-27T15:40:40Z">
        <w:r>
          <w:t w:space="preserve"> </w:t>
        </w:r>
      </w:ins>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del w:id="1503" w:author="ChatGPT" w:date="2026-09-27T15:40:40Z">
        <w:r>
          <w:delText w:space="preserve">Balaji, V. (2025). Context engineering for AI practitioners: Research paper summary. </w:delText>
        </w:r>
      </w:del>
      <w:ins w:id="1504" w:author="ChatGPT" w:date="2026-09-27T15:40:40Z">
        <w:r>
          <w:t w:space="preserve"> </w:t>
        </w:r>
      </w:ins>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05" w:author="ChatGPT" w:date="2026-09-27T15:40:40Z">
        <w:r>
          <w:delText w:space="preserve">LinkedIn Articles. Retrieved October 2025, from </w:delText>
        </w:r>
      </w:del>
      <w:ins w:id="1506" w:author="ChatGPT" w:date="2026-09-27T15:40:40Z">
        <w:r>
          <w:t w:space="preserve"> </w:t>
        </w:r>
      </w:ins>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07" w:author="ChatGPT" w:date="2026-09-27T15:40:40Z">
        <w:r>
          <w:delText w:space="preserve">https://www.linkedin.com/pulse/context-engineering-ai-balaji-2025 </w:delText>
        </w:r>
      </w:del>
      <w:ins w:id="1508" w:author="ChatGPT" w:date="2026-09-27T15:40:40Z">
        <w:r>
          <w:t w:space="preserve"> </w:t>
        </w:r>
      </w:ins>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del w:id="1509" w:author="ChatGPT" w:date="2026-09-27T15:40:40Z">
        <w:r>
          <w:delText w:space="preserve">Bonsign, M. (2025). A framework for autonomous context engineering in large </w:delText>
        </w:r>
      </w:del>
      <w:ins w:id="1510" w:author="ChatGPT" w:date="2026-09-27T15:40:40Z">
        <w:r>
          <w:t w:space="preserve"> </w:t>
        </w:r>
      </w:ins>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11" w:author="ChatGPT" w:date="2026-09-27T15:40:40Z">
        <w:r>
          <w:delText w:space="preserve">language models. Medium Blog. https://medium.com/@bonsign/context-engineering- </w:delText>
        </w:r>
      </w:del>
      <w:ins w:id="1512" w:author="ChatGPT" w:date="2026-09-27T15:40:40Z">
        <w:r>
          <w:t w:space="preserve"> </w:t>
        </w:r>
      </w:ins>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13" w:author="ChatGPT" w:date="2026-09-27T15:40:40Z">
        <w:r>
          <w:delText w:space="preserve">framework-2025 </w:delText>
        </w:r>
      </w:del>
      <w:ins w:id="1514" w:author="ChatGPT" w:date="2026-09-27T15:40:40Z">
        <w:r>
          <w:t w:space="preserve"> </w:t>
        </w:r>
      </w:ins>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del w:id="1515" w:author="ChatGPT" w:date="2026-09-27T15:40:40Z">
        <w:r>
          <w:delText w:space="preserve">Fylle.ai. (2025). Context engineering: The foundation your AI team actually needs. </w:delText>
        </w:r>
      </w:del>
      <w:ins w:id="1516" w:author="ChatGPT" w:date="2026-09-27T15:40:40Z">
        <w:r>
          <w:t w:space="preserve"> </w:t>
        </w:r>
      </w:ins>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17" w:author="ChatGPT" w:date="2026-09-27T15:40:40Z">
        <w:r>
          <w:delText w:space="preserve">Fylle.ai Insights Blog. https://fylle.ai/blog/context-engineering-2025 </w:delText>
        </w:r>
      </w:del>
      <w:ins w:id="1518" w:author="ChatGPT" w:date="2026-09-27T15:40:40Z">
        <w:r>
          <w:t w:space="preserve"> </w:t>
        </w:r>
      </w:ins>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del w:id="1519" w:author="ChatGPT" w:date="2026-09-27T15:40:40Z">
        <w:r>
          <w:delText w:space="preserve">Gawande, A. (2009). The checklist manifesto. Metropolitan Books. </w:delText>
        </w:r>
      </w:del>
      <w:ins w:id="1520" w:author="ChatGPT" w:date="2026-09-27T15:40:40Z">
        <w:r>
          <w:t w:space="preserve"> </w:t>
        </w:r>
      </w:ins>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del w:id="1521" w:author="ChatGPT" w:date="2026-09-27T15:40:40Z">
        <w:r>
          <w:delText w:space="preserve">Huber, J. (2025). Context engineering: The secret to high-performing agentic AI. </w:delText>
        </w:r>
      </w:del>
      <w:ins w:id="1522" w:author="ChatGPT" w:date="2026-09-27T15:40:40Z">
        <w:r>
          <w:t w:space="preserve"> </w:t>
        </w:r>
      </w:ins>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23" w:author="ChatGPT" w:date="2026-09-27T15:40:40Z">
        <w:r>
          <w:delText w:space="preserve">Multimodal.dev Blog. https://multimodal.dev/articles/context-engineering-2025 </w:delText>
        </w:r>
      </w:del>
      <w:ins w:id="1524" w:author="ChatGPT" w:date="2026-09-27T15:40:40Z">
        <w:r>
          <w:t w:space="preserve"> </w:t>
        </w:r>
      </w:ins>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del w:id="1525" w:author="ChatGPT" w:date="2026-09-27T15:40:40Z">
        <w:r>
          <w:delText w:space="preserve">Klein, G., et al. (2023). Human-AI teaming: Trust calibration and decision quality. </w:delText>
        </w:r>
      </w:del>
      <w:ins w:id="1526" w:author="ChatGPT" w:date="2026-09-27T15:40:40Z">
        <w:r>
          <w:t w:space="preserve"> </w:t>
        </w:r>
      </w:ins>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1527" w:author="ChatGPT" w:date="2026-09-27T15:40:40Z">
        <w:r>
          <w:delText w:space="preserve">NASA Technical Report TA3. </w:delText>
        </w:r>
      </w:del>
      <w:ins w:id="1528" w:author="ChatGPT" w:date="2026-09-27T15:40:40Z">
        <w:r>
          <w:t w:space="preserve"> </w:t>
        </w:r>
      </w:ins>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del w:id="1529" w:author="ChatGPT" w:date="2026-09-27T15:40:40Z">
        <w:r>
          <w:delText w:space="preserve">Latent Space. (2025). RAG is dead, context engineering is king — with Jeff Huber. </w:delText>
        </w:r>
      </w:del>
      <w:ins w:id="1530" w:author="ChatGPT" w:date="2026-09-27T15:40:40Z">
        <w:r>
          <w:t w:space="preserve"> </w:t>
        </w:r>
      </w:ins>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1531" w:author="ChatGPT" w:date="2026-09-27T15:40:40Z">
        <w:r>
          <w:delText w:space="preserve">Latent Space Podcast Transcript. https://latentspace.pod/context-engineering-2025 </w:delText>
        </w:r>
      </w:del>
      <w:ins w:id="1532" w:author="ChatGPT" w:date="2026-09-27T15:40:40Z">
        <w:r>
          <w:t w:space="preserve"> </w:t>
        </w:r>
      </w:ins>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del w:id="1489" w:author="ChatGPT" w:date="2026-09-27T15:40:40Z">
        <w:r>
          <w:delText w:space="preserve">Lewis, P., et al. (2020). Retrieval-augmented generation for knowledge-intensive NLP. </w:delText>
        </w:r>
      </w:del>
      <w:ins w:id="1490" w:author="ChatGPT" w:date="2026-09-27T15:40:40Z">
        <w:r>
          <w:t w:space="preserve"> Lewis, P., et al. (2020). Retrieval-augmented generation for knowledge-intensive NLP tasks.</w:t>
        </w:r>
      </w:ins>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1491" w:author="ChatGPT" w:date="2026-09-27T15:40:40Z">
        <w:r>
          <w:delText w:space="preserve">NeurIPS 2020 Proceedings. https://arxiv.org/abs/2005.11401 </w:delText>
        </w:r>
      </w:del>
      <w:ins w:id="1492" w:author="ChatGPT" w:date="2026-09-27T15:40:40Z">
        <w:r>
          <w:t w:space="preserve"> Advances in Neural Information Processing Systems, 33. https://arxiv.org/abs/2005.11401</w:t>
        </w:r>
      </w:ins>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del w:id="1493" w:author="ChatGPT" w:date="2026-09-27T15:40:40Z">
        <w:r>
          <w:delText w:space="preserve">    Nature Human Behaviour. (2024). When combinations of humans and AI are useful. </w:delText>
        </w:r>
      </w:del>
      <w:ins w:id="1494" w:author="ChatGPT" w:date="2026-09-27T15:40:40Z">
        <w:r>
          <w:t w:space="preserve"> </w:t>
        </w:r>
      </w:ins>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del w:id="1495" w:author="ChatGPT" w:date="2026-09-27T15:40:40Z">
        <w:r>
          <w:delText w:space="preserve">    Nature Human Behaviour, 8(4), 501–505. https://doi.org/10.1038/s41562-024-01566-x </w:delText>
        </w:r>
      </w:del>
      <w:ins w:id="1496" w:author="ChatGPT" w:date="2026-09-27T15:40:40Z">
        <w:r>
          <w:t w:space="preserve"> </w:t>
        </w:r>
      </w:ins>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del w:id="1533" w:author="ChatGPT" w:date="2026-09-27T15:40:40Z">
        <w:r>
          <w:delText w:space="preserve">    Press, O., et al. (2021). Train short, test long: Attention with linear biases (ALiBi). </w:delText>
        </w:r>
      </w:del>
      <w:ins w:id="1534" w:author="ChatGPT" w:date="2026-09-27T15:40:40Z">
        <w:r>
          <w:t w:space="preserve"> </w:t>
        </w:r>
      </w:ins>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del w:id="1535" w:author="ChatGPT" w:date="2026-09-27T15:40:40Z">
        <w:r>
          <w:delText w:space="preserve">    arXiv:2108.12409. https://arxiv.org/abs/2108.12409 </w:delText>
        </w:r>
      </w:del>
      <w:ins w:id="1536" w:author="ChatGPT" w:date="2026-09-27T15:40:40Z">
        <w:r>
          <w:t w:space="preserve"> </w:t>
        </w:r>
      </w:ins>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pPr>
        <w:keepNext/>
        <w:keepLines/>
        <w:spacing w:after="120" w:line="240" w:lineRule="auto"/>
        <w:ind w:hanging="284"/>
        <w:contextualSpacing/>
        <w:jc w:val="both"/>
        <w:rPr>
          <w:rFonts w:eastAsia="Calibri" w:cs="Times New Roman"/>
          <w:szCs w:val="24"/>
        </w:rPr>
      </w:pPr>
      <w:ins w:id="1567" w:author="ChatGPT" w:date="2026-09-27T15:40:40Z">
        <w:r>
          <w:t w:space="preserve">Vaccaro, M., Almaatouq, A., &amp; Malone, T. (2024). When combinations of humans and AI are useful: A systematic review and meta-analysis. Nature Human Behaviour, 8, 2293–2303. https://doi.org/10.1038/s41562-024-02024-1</w:t>
        </w:r>
      </w:ins>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del w:id="1537" w:author="ChatGPT" w:date="2026-09-27T15:40:40Z">
        <w:r>
          <w:delText w:space="preserve">    Shinn, N., et al. (2023). Reflexion: Language agents with verifier feedback. </w:delText>
        </w:r>
      </w:del>
      <w:ins w:id="1538" w:author="ChatGPT" w:date="2026-09-27T15:40:40Z">
        <w:r>
          <w:t w:space="preserve"> </w:t>
        </w:r>
      </w:ins>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del w:id="1539" w:author="ChatGPT" w:date="2026-09-27T15:40:40Z">
        <w:r>
          <w:delText w:space="preserve">    arXiv:2303.11366. https://arxiv.org/abs/2303.11366 </w:delText>
        </w:r>
      </w:del>
      <w:ins w:id="1540" w:author="ChatGPT" w:date="2026-09-27T15:40:40Z">
        <w:r>
          <w:t w:space="preserve"> </w:t>
        </w:r>
      </w:ins>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del w:id="1541" w:author="ChatGPT" w:date="2026-09-27T15:40:40Z">
        <w:r>
          <w:delText w:space="preserve">    Springer. (2024). Human-AI interaction research agenda: A user-centred perspective. </w:delText>
        </w:r>
      </w:del>
      <w:ins w:id="1542" w:author="ChatGPT" w:date="2026-09-27T15:40:40Z">
        <w:r>
          <w:t w:space="preserve"> </w:t>
        </w:r>
      </w:ins>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del w:id="1543" w:author="ChatGPT" w:date="2026-09-27T15:40:40Z">
        <w:r>
          <w:delText w:space="preserve">    Cognitive Research: Principles and Implications, 9(2), 121–136. </w:delText>
        </w:r>
      </w:del>
      <w:ins w:id="1544" w:author="ChatGPT" w:date="2026-09-27T15:40:40Z">
        <w:r>
          <w:t w:space="preserve"> </w:t>
        </w:r>
      </w:ins>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del w:id="1545" w:author="ChatGPT" w:date="2026-09-27T15:40:40Z">
        <w:r>
          <w:delText w:space="preserve">    Taylor &amp;amp; Francis. (2025). Complementarity in human-AI collaboration: Concept, </w:delText>
        </w:r>
      </w:del>
      <w:ins w:id="1546" w:author="ChatGPT" w:date="2026-09-27T15:40:40Z">
        <w:r>
          <w:t w:space="preserve"> </w:t>
        </w:r>
      </w:ins>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del w:id="1547" w:author="ChatGPT" w:date="2026-09-27T15:40:40Z">
        <w:r>
          <w:delText w:space="preserve">    sources, and applications. European Journal of Information Systems. </w:delText>
        </w:r>
      </w:del>
      <w:ins w:id="1548" w:author="ChatGPT" w:date="2026-09-27T15:40:40Z">
        <w:r>
          <w:t w:space="preserve"> </w:t>
        </w:r>
      </w:ins>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del w:id="1549" w:author="ChatGPT" w:date="2026-09-27T15:40:40Z">
        <w:r>
          <w:delText w:space="preserve">    https://doi.org/10.1080/0960085X.2025.1132449 </w:delText>
        </w:r>
      </w:del>
      <w:ins w:id="1550" w:author="ChatGPT" w:date="2026-09-27T15:40:40Z">
        <w:r>
          <w:t w:space="preserve"> </w:t>
        </w:r>
      </w:ins>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del w:id="1551" w:author="ChatGPT" w:date="2026-09-27T15:40:40Z">
        <w:r>
          <w:delText w:space="preserve">    Vaswani, A., et al. (2017). Attention is all you need. Advances in Neural Information </w:delText>
        </w:r>
      </w:del>
      <w:ins w:id="1552" w:author="ChatGPT" w:date="2026-09-27T15:40:40Z">
        <w:r>
          <w:t w:space="preserve"> </w:t>
        </w:r>
      </w:ins>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del w:id="1553" w:author="ChatGPT" w:date="2026-09-27T15:40:40Z">
        <w:r>
          <w:delText w:space="preserve">    Processing Systems (NeurIPS 2017). https://doi.org/10.48550/arXiv.1706.03762 </w:delText>
        </w:r>
      </w:del>
      <w:ins w:id="1554" w:author="ChatGPT" w:date="2026-09-27T15:40:40Z">
        <w:r>
          <w:t w:space="preserve"> </w:t>
        </w:r>
      </w:ins>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del w:id="1555" w:author="ChatGPT" w:date="2026-09-27T15:40:40Z">
        <w:r>
          <w:delText w:space="preserve">    Wang, D. (2019). Human-AI collaboration in data science. ACM Digital Library. </w:delText>
        </w:r>
      </w:del>
      <w:ins w:id="1556" w:author="ChatGPT" w:date="2026-09-27T15:40:40Z">
        <w:r>
          <w:t w:space="preserve"> </w:t>
        </w:r>
      </w:ins>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del w:id="1557" w:author="ChatGPT" w:date="2026-09-27T15:40:40Z">
        <w:r>
          <w:delText w:space="preserve">    https://doi.org/10.1145/3290605.3300233 </w:delText>
        </w:r>
      </w:del>
      <w:ins w:id="1558" w:author="ChatGPT" w:date="2026-09-27T15:40:40Z">
        <w:r>
          <w:t w:space="preserve"> </w:t>
        </w:r>
      </w:ins>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del w:id="1559" w:author="ChatGPT" w:date="2026-09-27T15:40:40Z">
        <w:r>
          <w:delText w:space="preserve">    Zhang, L., et al. (2025). TTDA: Token-truncation data augmentation for factual </w:delText>
        </w:r>
      </w:del>
      <w:ins w:id="1560" w:author="ChatGPT" w:date="2026-09-27T15:40:40Z">
        <w:r>
          <w:t w:space="preserve"> </w:t>
        </w:r>
      </w:ins>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del w:id="1561" w:author="ChatGPT" w:date="2026-09-27T15:40:40Z">
        <w:r>
          <w:delText w:space="preserve">    summarisation. arXiv:2502.03122. https://arxiv.org/abs/2502.03122 </w:delText>
        </w:r>
      </w:del>
      <w:ins w:id="1562" w:author="ChatGPT" w:date="2026-09-27T15:40:40Z">
        <w:r>
          <w:t w:space="preserve"> </w:t>
        </w:r>
      </w:ins>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del w:id="1576" w:author="ChatGPT" w:date="2026-09-27T15:47:26Z">
        <w:r>
          <w:delText w:space="preserve">Complete pseudocode definitions for the ten execution controls (A1–A10). </w:delText>
        </w:r>
      </w:del>
      <w:ins w:id="1577" w:author="ChatGPT" w:date="2026-09-27T15:47:26Z">
        <w:r>
          <w:t w:space="preserve"> Illustrative pseudocode sketches for the ten proposed controls (A1–A10).</w:t>
        </w:r>
      </w:ins>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del w:id="1578" w:author="ChatGPT" w:date="2026-09-27T15:47:26Z">
        <w:r>
          <w:delText w:space="preserve">All functions are deterministic, language-agnostic, and designed for verifiable reproducibility. </w:delText>
        </w:r>
      </w:del>
      <w:ins w:id="1579" w:author="ChatGPT" w:date="2026-09-27T15:47:26Z">
        <w:r>
          <w:t w:space="preserve"> These sketches have not been executed or validated; determinism, language independence, and reproducibility are not established.</w:t>
        </w:r>
      </w:ins>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del w:id="1580" w:author="ChatGPT" w:date="2026-09-27T15:47:26Z">
        <w:r>
          <w:delText w:space="preserve">Twelve audit cycles were analysed. </w:delText>
        </w:r>
      </w:del>
      <w:ins w:id="1581" w:author="ChatGPT" w:date="2026-09-27T15:47:26Z">
        <w:r>
          <w:t w:space="preserve"> The previous version of this manuscript reports 12 audit cycles; the underlying logs were not supplied for independent verification.</w:t>
        </w:r>
      </w:ins>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del w:id="1582" w:author="ChatGPT" w:date="2026-09-27T15:47:26Z">
        <w:r>
          <w:delText w:space="preserve">Average drift reduction = 91 %; mean recovery latency ↓ 64 %. </w:delText>
        </w:r>
      </w:del>
      <w:ins w:id="1583" w:author="ChatGPT" w:date="2026-09-27T15:47:26Z">
        <w:r>
          <w:t w:space="preserve"> The previous version of this manuscript reports a 91% average drift reduction and a 64% decrease in mean recovery latency; neither calculation nor its source observations could be independently verified.</w:t>
        </w:r>
      </w:ins>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del w:id="1584" w:author="ChatGPT" w:date="2026-09-27T15:47:26Z">
        <w:r>
          <w:delText w:space="preserve">All hashes computed using SHA-256; parent–child linkage forms a Merkle-chain for reproducibility. </w:delText>
        </w:r>
      </w:del>
      <w:ins w:id="1585" w:author="ChatGPT" w:date="2026-09-27T15:47:26Z">
        <w:r>
          <w:t w:space="preserve"> The previous version of this manuscript states that SHA-256 hashes and parent–child links were used. Source files and calculation records were not supplied, so hash integrity and reproducibility were not independently verified.</w:t>
        </w:r>
      </w:ins>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pPr>
        <w:keepNext/>
        <w:keepLines/>
        <w:spacing w:after="120" w:line="276" w:lineRule="auto"/>
        <w:ind w:firstLine="720"/>
        <w:contextualSpacing/>
        <w:jc w:val="both"/>
        <w:rPr>
          <w:rFonts w:eastAsia="Times New Roman" w:cs="Times New Roman"/>
          <w:b/>
          <w:i/>
          <w:szCs w:val="24"/>
        </w:rPr>
      </w:pPr>
      <w:ins w:id="1620" w:author="ChatGPT" w:date="2026-09-27T15:47:26Z">
        <w:r>
          <w:t w:space="preserve"> Illustrative values transcribed from the previous version of this manuscript; the underlying conversation, digest, and calculations were not supplied for independent verification.</w:t>
        </w:r>
      </w:ins>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del w:id="1586" w:author="ChatGPT" w:date="2026-09-27T15:47:26Z">
        <w:r>
          <w:delText w:space="preserve">Compression ratio = 92.7 %; semantic deviation &lt; 0.5 %. </w:delText>
        </w:r>
      </w:del>
      <w:ins w:id="1587" w:author="ChatGPT" w:date="2026-09-27T15:47:26Z">
        <w:r>
          <w:t w:space="preserve"> The previous version of this manuscript reports a 92.7% compression ratio and semantic deviation below 0.5%; neither figure was independently verified.</w:t>
        </w:r>
      </w:ins>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p>
      <w:pPr>
        <w:keepNext/>
        <w:keepLines/>
        <w:spacing w:after="120" w:line="276" w:lineRule="auto"/>
        <w:ind w:firstLine="720"/>
        <w:contextualSpacing/>
        <w:jc w:val="both"/>
        <w:rPr>
          <w:rFonts w:eastAsia="Times New Roman" w:cs="Times New Roman"/>
          <w:szCs w:val="24"/>
        </w:rPr>
      </w:pPr>
      <w:ins w:id="1621" w:author="ChatGPT" w:date="2026-09-27T15:47:26Z">
        <w:r>
          <w:t w:space="preserve"> Snapshot values are reproduced from the previous version of this manuscript; hash fragments, timestamps, and parent links have not been independently verified.</w:t>
        </w:r>
      </w:ins>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del w:id="1588" w:author="ChatGPT" w:date="2026-09-27T15:47:26Z">
        <w:r>
          <w:delText w:space="preserve">Integrity verified via chained hashes (see Figure 1). </w:delText>
        </w:r>
      </w:del>
      <w:ins w:id="1589" w:author="ChatGPT" w:date="2026-09-27T15:47:26Z">
        <w:r>
          <w:t w:space="preserve"> The previous version of this manuscript states that integrity was verified using chained hashes; the source files were not supplied for an independent check.</w:t>
        </w:r>
      </w:ins>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del w:id="1590" w:author="ChatGPT" w:date="2026-09-27T15:47:26Z">
        <w:r>
          <w:delText w:space="preserve">Matrix aligning numeric identifiers between the two authoritative artefacts. </w:delText>
        </w:r>
      </w:del>
      <w:ins w:id="1591" w:author="ChatGPT" w:date="2026-09-27T15:47:26Z">
        <w:r>
          <w:t w:space="preserve"> Example reconciliation matrix reproduced from the previous version of this manuscript; the cited source artefacts were not supplied for independent verification.</w:t>
        </w:r>
      </w:ins>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del w:id="1604" w:author="ChatGPT" w:date="2026-09-27T15:47:26Z">
              <w:r>
                <w:delText w:space="preserve">Â§4.2 </w:delText>
              </w:r>
            </w:del>
            <w:ins w:id="1605" w:author="ChatGPT" w:date="2026-09-27T15:47:26Z">
              <w:r>
                <w:t w:space="preserve"> §4.2</w:t>
              </w:r>
            </w:ins>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del w:id="1606" w:author="ChatGPT" w:date="2026-09-27T15:47:26Z">
              <w:r>
                <w:delText w:space="preserve">SheetÂ§A </w:delText>
              </w:r>
            </w:del>
            <w:ins w:id="1607" w:author="ChatGPT" w:date="2026-09-27T15:47:26Z">
              <w:r>
                <w:t w:space="preserve"> Sheet §A</w:t>
              </w:r>
            </w:ins>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del w:id="1612" w:author="ChatGPT" w:date="2026-09-27T15:47:26Z">
              <w:r>
                <w:delText w:space="preserve">Â§4.3 </w:delText>
              </w:r>
            </w:del>
            <w:ins w:id="1613" w:author="ChatGPT" w:date="2026-09-27T15:47:26Z">
              <w:r>
                <w:t w:space="preserve"> §4.3</w:t>
              </w:r>
            </w:ins>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del w:id="1608" w:author="ChatGPT" w:date="2026-09-27T15:47:26Z">
              <w:r>
                <w:delText w:space="preserve">SheetÂ§A </w:delText>
              </w:r>
            </w:del>
            <w:ins w:id="1609" w:author="ChatGPT" w:date="2026-09-27T15:47:26Z">
              <w:r>
                <w:t w:space="preserve"> Sheet §A</w:t>
              </w:r>
            </w:ins>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del w:id="1614" w:author="ChatGPT" w:date="2026-09-27T15:47:26Z">
              <w:r>
                <w:delText w:space="preserve">Â§3.5 </w:delText>
              </w:r>
            </w:del>
            <w:ins w:id="1615" w:author="ChatGPT" w:date="2026-09-27T15:47:26Z">
              <w:r>
                <w:t w:space="preserve"> §3.5</w:t>
              </w:r>
            </w:ins>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del w:id="1616" w:author="ChatGPT" w:date="2026-09-27T15:47:26Z">
              <w:r>
                <w:delText w:space="preserve">SheetÂ§B </w:delText>
              </w:r>
            </w:del>
            <w:ins w:id="1617" w:author="ChatGPT" w:date="2026-09-27T15:47:26Z">
              <w:r>
                <w:t w:space="preserve"> Sheet §B</w:t>
              </w:r>
            </w:ins>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del w:id="1618" w:author="ChatGPT" w:date="2026-09-27T15:47:26Z">
              <w:r>
                <w:delText w:space="preserve">Â§4.4 </w:delText>
              </w:r>
            </w:del>
            <w:ins w:id="1619" w:author="ChatGPT" w:date="2026-09-27T15:47:26Z">
              <w:r>
                <w:t w:space="preserve"> §4.4</w:t>
              </w:r>
            </w:ins>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del w:id="1610" w:author="ChatGPT" w:date="2026-09-27T15:47:26Z">
              <w:r>
                <w:delText w:space="preserve">SheetÂ§A </w:delText>
              </w:r>
            </w:del>
            <w:ins w:id="1611" w:author="ChatGPT" w:date="2026-09-27T15:47:26Z">
              <w:r>
                <w:t w:space="preserve"> Sheet §A</w:t>
              </w:r>
            </w:ins>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del w:id="1654" w:author="ChatGPT" w:date="2026-09-27T16:24:59Z"/>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del w:id="1592" w:author="ChatGPT" w:date="2026-09-27T15:47:26Z">
        <w:r>
          <w:delText w:space="preserve">Discrepancies = 0 after A6 activation (see Figure 2). </w:delText>
        </w:r>
      </w:del>
      <w:ins w:id="1593" w:author="ChatGPT" w:date="2026-09-27T15:47:26Z">
        <w:r>
          <w:t w:space="preserve"> The previous version of this manuscript reports zero discrepancies after A6 activation; that count could not be independently verified.</w:t>
        </w:r>
      </w:ins>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p>
      <w:pPr>
        <w:spacing w:after="120" w:line="276" w:lineRule="auto"/>
        <w:ind w:firstLine="720"/>
        <w:contextualSpacing/>
        <w:jc w:val="both"/>
        <w:rPr>
          <w:rFonts w:eastAsia="Times New Roman" w:cs="Times New Roman"/>
          <w:i/>
          <w:szCs w:val="24"/>
        </w:rPr>
      </w:pPr>
      <w:ins w:id="1622" w:author="ChatGPT" w:date="2026-09-27T15:47:26Z">
        <w:r>
          <w:t w:space="preserve"> Checklist entries reproduce assertions in the previous version of this manuscript. Supporting records for consent, redaction, audit integrity, and override status were not supplied for independent verification.</w:t>
        </w:r>
      </w:ins>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p>
      <w:pPr>
        <w:keepNext/>
        <w:keepLines/>
        <w:spacing w:after="120" w:line="276" w:lineRule="auto"/>
        <w:ind w:firstLine="720"/>
        <w:contextualSpacing/>
        <w:jc w:val="both"/>
        <w:rPr>
          <w:rFonts w:eastAsia="Times New Roman" w:cs="Times New Roman"/>
          <w:b/>
          <w:i/>
          <w:szCs w:val="24"/>
        </w:rPr>
      </w:pPr>
      <w:ins w:id="1623" w:author="ChatGPT" w:date="2026-09-27T15:47:26Z">
        <w:r>
          <w:t w:space="preserve"> This timetable is proposed; the manuscript does not establish that these intervals improve reliability or stability.</w:t>
        </w:r>
      </w:ins>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del w:id="1594" w:author="ChatGPT" w:date="2026-09-27T15:47:26Z">
              <w:r>
                <w:delText w:space="preserve">Immutable record of actions </w:delText>
              </w:r>
            </w:del>
            <w:ins w:id="1595" w:author="ChatGPT" w:date="2026-09-27T15:47:26Z">
              <w:r>
                <w:t w:space="preserve"> Recorded history of actions</w:t>
              </w:r>
            </w:ins>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pPr>
        <w:keepNext/>
        <w:keepLines/>
        <w:spacing w:after="120" w:line="276" w:lineRule="auto"/>
        <w:ind w:firstLine="720"/>
        <w:contextualSpacing/>
        <w:jc w:val="both"/>
        <w:rPr>
          <w:rFonts w:eastAsia="Times New Roman" w:cs="Times New Roman"/>
          <w:b/>
          <w:i/>
          <w:szCs w:val="24"/>
        </w:rPr>
      </w:pPr>
      <w:ins w:id="1624" w:author="ChatGPT" w:date="2026-09-27T15:47:26Z">
        <w:r>
          <w:t w:space="preserve"> The item numbers below follow the original registry numbering; entries 2–5 are not included in this overview.</w:t>
        </w:r>
      </w:ins>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del w:id="1596" w:author="ChatGPT" w:date="2026-09-27T15:47:26Z">
        <w:r>
          <w:delText w:space="preserve">Available artefacts for replication: </w:delText>
        </w:r>
      </w:del>
      <w:ins w:id="1597" w:author="ChatGPT" w:date="2026-09-27T15:47:26Z">
        <w:r>
          <w:t w:space="preserve"> The previous version of this manuscript lists the following materials; no public links are provided here, so availability for replication is unverified.</w:t>
        </w:r>
      </w:ins>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del w:id="1598" w:author="ChatGPT" w:date="2026-09-27T15:47:26Z">
        <w:r>
          <w:delText w:space="preserve">All materials stored under structured repository ID RMAI-2025-10-25. </w:delText>
        </w:r>
      </w:del>
      <w:ins w:id="1599" w:author="ChatGPT" w:date="2026-09-27T15:47:26Z">
        <w:r>
          <w:t w:space="preserve"> The previous version of this manuscript names repository ID RMAI-2025-10-25, but provides no resolvable repository link; the identifier and contents are unverified.</w:t>
        </w:r>
      </w:ins>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del w:id="1642" w:author="ChatGPT" w:date="2026-09-27T16:24:59Z">
        <w:r>
          <w:delText> Proposed directed acyclic flow for the canonical process</w:delText>
        </w:r>
      </w:del>
      <w:ins w:id="1643" w:author="ChatGPT" w:date="2026-09-27T16:24:59Z">
        <w:r>
          <w:t> Proposed schematic linking the three authoritative artefacts to selected control-stack components.</w:t>
        </w:r>
      </w:ins>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del w:id="1644" w:author="ChatGPT" w:date="2026-09-27T16:24:59Z">
        <w:r>
          <w:rPr>
            <w:rFonts w:eastAsia="Times New Roman" w:cs="Times New Roman"/>
            <w:szCs w:val="24"/>
          </w:rPr>
          <w:delText>Strategy → Canonical → Execution → Audit → Freeze.</w:delText>
        </w:r>
      </w:del>
      <w:ins w:id="1645" w:author="ChatGPT" w:date="2026-09-27T16:24:59Z">
        <w:r>
          <w:rPr>
            <w:rFonts w:eastAsia="Times New Roman" w:cs="Times New Roman"/>
            <w:szCs w:val="24"/>
          </w:rPr>
          <w:t>The diagram places the Strategy Master, Canonical Numbers Sheet, and Life System Master alongside Compaction, Execution Guard (A4), and Challenge Protocol (A5).</w:t>
        </w:r>
      </w:ins>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del w:id="1646" w:author="ChatGPT" w:date="2026-09-27T16:24:59Z">
        <w:r>
          <w:rPr>
            <w:rFonts w:eastAsia="Times New Roman" w:cs="Times New Roman"/>
            <w:szCs w:val="24"/>
          </w:rPr>
          <w:delText>Each edge represents controlled truth-propagation; each node corresponds to an execution gate (A1–A10).</w:delText>
        </w:r>
      </w:del>
      <w:ins w:id="1647" w:author="ChatGPT" w:date="2026-09-27T16:24:59Z">
        <w:r>
          <w:rPr>
            <w:rFonts w:eastAsia="Times New Roman" w:cs="Times New Roman"/>
            <w:szCs w:val="24"/>
          </w:rPr>
          <w:t>The arrows show proposed relationships; they are not verified dependencies or a complete process flow.</w:t>
        </w:r>
      </w:ins>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Schematic linking the Strategy Master, Canonical Numbers Sheet, and Life System Master with selected control-stack components."/>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del w:id="1648" w:author="ChatGPT" w:date="2026-09-27T16:24:59Z">
        <w:r>
          <w:delText> Proposed system diagram illustrating intended dependencies among A-controls.</w:delText>
        </w:r>
      </w:del>
      <w:ins w:id="1649" w:author="ChatGPT" w:date="2026-09-27T16:24:59Z">
        <w:r>
          <w:t> Proposed layout of control-stack components and the links shown between them.</w:t>
        </w:r>
      </w:ins>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del w:id="1650" w:author="ChatGPT" w:date="2026-09-27T16:24:59Z">
        <w:r>
          <w:rPr>
            <w:rFonts w:eastAsia="Times New Roman" w:cs="Times New Roman"/>
            <w:szCs w:val="24"/>
          </w:rPr>
          <w:delText>A1/A2 feed A4; A6 and A9 form feedback loops; A10 overlays human-stability layer.</w:delText>
        </w:r>
      </w:del>
      <w:ins w:id="1651" w:author="ChatGPT" w:date="2026-09-27T16:24:59Z">
        <w:r>
          <w:rPr>
            <w:rFonts w:eastAsia="Times New Roman" w:cs="Times New Roman"/>
            <w:szCs w:val="24"/>
          </w:rPr>
          <w:t>The diagram shows A1 → A2 → A3, A4 → A5 → A6, A4 → A7, A5 → A8, and A6 → A9–A10. These are proposed links, not validated dependencies.</w:t>
        </w:r>
      </w:ins>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Proposed A1–A10 control layout: A1 to A2 to A3; A4 to A5 to A6; A4 to A7; A5 to A8; A6 to A9–A10."/>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