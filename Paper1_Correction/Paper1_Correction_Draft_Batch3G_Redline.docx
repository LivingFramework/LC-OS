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del w:id="1411" w:author="ChatGPT" w:date="2026-09-27T14:41:40Z">
        <w:r>
          <w:delText w:space="preserve">This section translates the framework into a deployable procedure for individuals and small teams. The goal is to achieve long-horizon stability without enterprise infrastructure. The adoption sequence emphasises minimal tools, explicit cadence, and verifiable checkpoints. </w:delText>
        </w:r>
      </w:del>
      <w:ins w:id="1412" w:author="ChatGPT" w:date="2026-09-27T14:41:40Z">
        <w:r>
          <w:t w:space="preserve"> This section presents a proposed procedure for individuals and small teams. It is intended to organise work with minimal tools, an explicit cadence, and checkpoints; the available records do not establish that it achieves long-horizon stability.</w:t>
        </w:r>
      </w:ins>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del w:id="1413" w:author="ChatGPT" w:date="2026-09-27T14:41:40Z">
        <w:r>
          <w:delText w:space="preserve">Implementation requires only a document editor, a spreadsheet, and a shared file directory with version tracking. </w:delText>
        </w:r>
      </w:del>
      <w:ins w:id="1414" w:author="ChatGPT" w:date="2026-09-27T14:41:40Z">
        <w:r>
          <w:t w:space="preserve"> The playbook proposes using a document editor, a spreadsheet, and a shared file directory with version tracking; this setup was not evaluated here.</w:t>
        </w:r>
      </w:ins>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5" w:author="ChatGPT" w:date="2026-09-27T14:41:40Z">
        <w:r>
          <w:delText w:space="preserve">Strategy Master (.docx or .md): holds rules, logic, and narrative. </w:delText>
        </w:r>
      </w:del>
      <w:ins w:id="1416" w:author="ChatGPT" w:date="2026-09-27T14:41:40Z">
        <w:r>
          <w:t w:space="preserve"> Strategy Master (.docx or .md): proposed location for rules, logic, and narrative.</w:t>
        </w:r>
      </w:ins>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7" w:author="ChatGPT" w:date="2026-09-27T14:41:40Z">
        <w:r>
          <w:delText w:space="preserve">Canonical Numbers Sheet (.xlsx or .csv): stores all validated numeric truth. </w:delText>
        </w:r>
      </w:del>
      <w:ins w:id="1418" w:author="ChatGPT" w:date="2026-09-27T14:41:40Z">
        <w:r>
          <w:t w:space="preserve"> Canonical Numbers Sheet (.xlsx or .csv): proposed location for validated numeric values.</w:t>
        </w:r>
      </w:ins>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del w:id="1419" w:author="ChatGPT" w:date="2026-09-27T14:41:40Z">
        <w:r>
          <w:delText w:space="preserve">Life System Master (.docx): defines cadence and audit procedures.
One human operator (“strategist”) and one AI agent (“analyst”) suffice. Additional reviewers may be added for compliance but are not required. </w:delText>
        </w:r>
      </w:del>
      <w:ins w:id="1420" w:author="ChatGPT" w:date="2026-09-27T14:41:40Z">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ins>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del w:id="1421" w:author="ChatGPT" w:date="2026-09-27T14:41:40Z">
        <w:r>
          <w:delText w:space="preserve">Deployment proceeds in a one-week cycle: </w:delText>
        </w:r>
      </w:del>
      <w:ins w:id="1422" w:author="ChatGPT" w:date="2026-09-27T14:41:40Z">
        <w:r>
          <w:t w:space="preserve"> The playbook proposes a one-week rollout sequence:</w:t>
        </w:r>
      </w:ins>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del w:id="1423" w:author="ChatGPT" w:date="2026-09-27T14:41:40Z">
        <w:r>
          <w:delText w:space="preserve">Guardrails: </w:delText>
        </w:r>
      </w:del>
      <w:ins w:id="1424" w:author="ChatGPT" w:date="2026-09-27T14:41:40Z">
        <w:r>
          <w:t w:space="preserve"> Proposed guardrails:</w:t>
        </w:r>
      </w:ins>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5" w:author="ChatGPT" w:date="2026-09-27T14:41:40Z">
        <w:r>
          <w:delText w:space="preserve">One live file per artefact — no parallel drafts. </w:delText>
        </w:r>
      </w:del>
      <w:ins w:id="1426" w:author="ChatGPT" w:date="2026-09-27T14:41:40Z">
        <w:r>
          <w:t w:space="preserve"> Where practical, keep one current file per artefact and record versions to avoid parallel drafts.</w:t>
        </w:r>
      </w:ins>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7" w:author="ChatGPT" w:date="2026-09-27T14:41:40Z">
        <w:r>
          <w:delText w:space="preserve">Every number has an origin ID — no anonymous figures. </w:delText>
        </w:r>
      </w:del>
      <w:ins w:id="1428" w:author="ChatGPT" w:date="2026-09-27T14:41:40Z">
        <w:r>
          <w:t w:space="preserve"> Record a source identifier for each number where available; flag figures without traceable sources.</w:t>
        </w:r>
      </w:ins>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9" w:author="ChatGPT" w:date="2026-09-27T14:41:40Z">
        <w:r>
          <w:delText w:space="preserve">No execution without checklist completion (A4). </w:delText>
        </w:r>
      </w:del>
      <w:ins w:id="1430" w:author="ChatGPT" w:date="2026-09-27T14:41:40Z">
        <w:r>
          <w:t w:space="preserve"> A checklist may be used before execution as an A4 safeguard.</w:t>
        </w:r>
      </w:ins>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31" w:author="ChatGPT" w:date="2026-09-27T14:41:40Z">
        <w:r>
          <w:delText w:space="preserve">Human confirmation for critical writes (A8). </w:delText>
        </w:r>
      </w:del>
      <w:ins w:id="1432" w:author="ChatGPT" w:date="2026-09-27T14:41:40Z">
        <w:r>
          <w:t w:space="preserve"> Human confirmation may be retained for critical writes under A8.</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del w:id="1433" w:author="ChatGPT" w:date="2026-09-27T14:41:40Z">
        <w:r>
          <w:delText w:space="preserve">Freeze = sacred — breaches require documented reason + version bump. </w:delText>
        </w:r>
      </w:del>
      <w:ins w:id="1434" w:author="ChatGPT" w:date="2026-09-27T14:41:40Z">
        <w:r>
          <w:t w:space="preserve"> A freeze period may be used for controlled changes; document exceptions and version updates.</w:t>
        </w:r>
      </w:ins>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del w:id="1435" w:author="ChatGPT" w:date="2026-09-27T14:41:40Z">
        <w:r>
          <w:delText w:space="preserve">Weekly audits ensure canonical-to-strategy parity. Each quarter, perform a “drift diagnostic”: compare hashes of frozen files; reconcile any divergence. Compaction summaries replace full logs every 30 days, maintaining continuity while controlling token growth. </w:delText>
        </w:r>
      </w:del>
      <w:ins w:id="1436" w:author="ChatGPT" w:date="2026-09-27T14:41:40Z">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ins>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1437" w:author="ChatGPT" w:date="2026-09-27T14:41:40Z">
        <w:r>
          <w:delText w:space="preserve">Teams may introduce lightweight automation: a script validating A1 lookups, a macro for A3 checksum updates, or scheduled reminders for A9 digest generation. These augment, not replace, the governance covenant. </w:delText>
        </w:r>
      </w:del>
      <w:ins w:id="1438" w:author="ChatGPT" w:date="2026-09-27T14:41:40Z">
        <w:r>
          <w:t w:space="preserve"> Teams could consider lightweight automation, such as validating A1 lookups, updating A3 checksums, or scheduling A9 digest reminders.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del w:id="1439" w:author="ChatGPT" w:date="2026-09-27T14:41:40Z">
        <w:r>
          <w:delText w:space="preserve">Expected Benefits </w:delText>
        </w:r>
      </w:del>
      <w:ins w:id="1440" w:author="ChatGPT" w:date="2026-09-27T14:41:40Z">
        <w:r>
          <w:t w:space="preserve"> Expected Benefits (not verified)</w:t>
        </w:r>
      </w:ins>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del w:id="1441" w:author="ChatGPT" w:date="2026-09-27T14:41:40Z">
        <w:r>
          <w:delText w:space="preserve">After 4–6 weeks, typical outcomes include:% reduction in rework due to missing or conflicting data, </w:delText>
        </w:r>
      </w:del>
      <w:ins w:id="1442" w:author="ChatGPT" w:date="2026-09-27T14:41:40Z">
        <w:r>
          <w:t w:space="preserve"> The available records do not establish a typical 4–6 week reduction in rework or quantify such a reduction.</w:t>
        </w:r>
      </w:ins>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del w:id="1443" w:author="ChatGPT" w:date="2026-09-27T14:41:40Z">
        <w:r>
          <w:delText w:space="preserve"> drop in fatigue index (measured by session length × correction rate), </w:delText>
        </w:r>
      </w:del>
      <w:ins w:id="1444" w:author="ChatGPT" w:date="2026-09-27T14:41:40Z">
        <w:r>
          <w:t w:space="preserve"> A fatigue index based on session length and correction rate is proposed, but no values or validated measurement are available.</w:t>
        </w:r>
      </w:ins>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5" w:author="ChatGPT" w:date="2026-09-27T14:41:40Z">
        <w:r>
          <w:delText w:space="preserve">zero policy breaches recorded under A8, </w:delText>
        </w:r>
      </w:del>
      <w:ins w:id="1446" w:author="ChatGPT" w:date="2026-09-27T14:41:40Z">
        <w:r>
          <w:t w:space="preserve"> Zero policy breaches under A8 are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7" w:author="ChatGPT" w:date="2026-09-27T14:41:40Z">
        <w:r>
          <w:delText w:space="preserve">and full reproducibility of numeric decisions across audit cycles. </w:delText>
        </w:r>
      </w:del>
      <w:ins w:id="1448" w:author="ChatGPT" w:date="2026-09-27T14:41:40Z">
        <w:r>
          <w:t w:space="preserve"> Full reproducibility of numeric decisions across audit cycles is not demonstrated in the available records.</w:t>
        </w:r>
      </w:ins>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del w:id="1449" w:author="ChatGPT" w:date="2026-09-27T14:41:40Z">
        <w:r>
          <w:delText w:space="preserve">The playbook demonstrates that dependable human–AI collaboration arises not from heavier software stacks but from disciplined simplicity—few files, explicit gates, immutable provenance. </w:delText>
        </w:r>
      </w:del>
      <w:ins w:id="1450" w:author="ChatGPT" w:date="2026-09-27T14:41:40Z">
        <w:r>
          <w:t w:space="preserve"> The playbook proposes disciplined simplicity—few files, explicit gates, and provenance—as an approach to human–AI collaboration. The available records do not demonstrate that this approach produced dependable outcomes.</w:t>
        </w:r>
      </w:ins>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del w:id="1451" w:author="ChatGPT" w:date="2026-09-27T14:44:54Z">
        <w:r>
          <w:delText w:space="preserve">The governance model developed here centres on responsible autonomy rather than full automation. Every control (A1–A10) embeds a human-in-the-loop safeguard to ensure transparency, informed consent, and psychological stability. </w:delText>
        </w:r>
      </w:del>
      <w:ins w:id="1452" w:author="ChatGPT" w:date="2026-09-27T14:44:54Z">
        <w:r>
          <w:t w:space="preserve"> The framework is presented as a proposal for responsible autonomy rather than full automation. It describes A1–A10 as incorporating human-in-the-loop safeguards intended to support transparency, informed consent, and psychological stability; the available records do not verify their implementation or effects.</w:t>
        </w:r>
      </w:ins>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del w:id="1453" w:author="ChatGPT" w:date="2026-09-27T14:44:54Z">
        <w:r>
          <w:delText w:space="preserve">All artefacts—Strategy Master, Canonical Numbers Sheet, and Life System Master—store only procedural and numeric data. No personal identifiers, financial accounts, or live feeds are retained. Screenshots used for execution are transient and deleted after reconciliation. </w:delText>
        </w:r>
      </w:del>
      <w:ins w:id="1454" w:author="ChatGPT" w:date="2026-09-27T14:44:54Z">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ins>
    </w:p>
    <w:p w14:paraId="19521D40" w14:textId="77777777" w:rsidR="00BD40F3" w:rsidRDefault="00B6649B" w:rsidP="00385F52">
      <w:pPr>
        <w:spacing w:after="120" w:line="276" w:lineRule="auto"/>
        <w:ind w:firstLine="720"/>
        <w:contextualSpacing/>
        <w:jc w:val="both"/>
        <w:rPr>
          <w:rFonts w:eastAsia="Times New Roman" w:cs="Times New Roman"/>
          <w:szCs w:val="24"/>
        </w:rPr>
      </w:pPr>
      <w:del w:id="1455" w:author="ChatGPT" w:date="2026-09-27T14:44:54Z">
        <w:r>
          <w:delText w:space="preserve">Each canonical entry carries an origin ID and timestamp, satisfying provenance and chain-of-custody requirements. Audit logs are immutable but redactable: structural data remain public; sensitive context remains private. </w:delText>
        </w:r>
      </w:del>
      <w:ins w:id="1456" w:author="ChatGPT" w:date="2026-09-27T14:44:54Z">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ins>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del w:id="1457" w:author="ChatGPT" w:date="2026-09-27T14:44:54Z">
        <w:r>
          <w:delText w:space="preserve">The architecture enforces human approval at key gates (A4, A8, A10). The AI system proposes; the human disposes. No irreversible decision executes without explicit confirmation. This preserves accountability and prevents silent delegation to the model. </w:delText>
        </w:r>
      </w:del>
      <w:ins w:id="1458" w:author="ChatGPT" w:date="2026-09-27T14:44:54Z">
        <w:r>
          <w:t w:space="preserve"> The paper describes human-approval gates at A4, A8, and A10 and states that irreversible decisions require confirmation. Available records do not verify that these gates operated or establish that they preserved accountability or prevented silent delegation.</w:t>
        </w:r>
      </w:ins>
    </w:p>
    <w:p w14:paraId="0E1D93D3" w14:textId="77777777" w:rsidR="00BD40F3" w:rsidRDefault="00B6649B" w:rsidP="00385F52">
      <w:pPr>
        <w:spacing w:after="120" w:line="276" w:lineRule="auto"/>
        <w:ind w:firstLine="720"/>
        <w:contextualSpacing/>
        <w:jc w:val="both"/>
        <w:rPr>
          <w:rFonts w:eastAsia="Times New Roman" w:cs="Times New Roman"/>
          <w:szCs w:val="24"/>
        </w:rPr>
      </w:pPr>
      <w:del w:id="1459" w:author="ChatGPT" w:date="2026-09-27T14:44:54Z">
        <w:r>
          <w:delText w:space="preserve">Ethical posture aligns with emerging “human-on-the-loop” frameworks: oversight remains continuous yet lightweight, ensuring efficiency without eroding responsibility. </w:delText>
        </w:r>
      </w:del>
      <w:ins w:id="1460" w:author="ChatGPT" w:date="2026-09-27T14:44:54Z">
        <w:r>
          <w:t w:space="preserve"> The paper characterises its approach as human-on-the-loop. Available material does not establish that oversight was continuous or that it maintained efficiency without reducing responsibility.</w:t>
        </w:r>
      </w:ins>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del w:id="1461" w:author="ChatGPT" w:date="2026-09-27T14:44:54Z">
        <w:r>
          <w:delText w:space="preserve">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 </w:delText>
        </w:r>
      </w:del>
      <w:ins w:id="1462" w:author="ChatGPT" w:date="2026-09-27T14:44:54Z">
        <w:r>
          <w:t w:space="preserve"> Long-horizon collaboration may involve fatigue and confirmation bias. A10 proposes a pause before contentious or high-stakes actions; available records do not establish how often it was used or its effects on impulsive behaviour or escalatory exchanges.</w:t>
        </w:r>
      </w:ins>
    </w:p>
    <w:p w14:paraId="66532EB3" w14:textId="77777777" w:rsidR="00BD40F3" w:rsidRDefault="00B6649B" w:rsidP="00385F52">
      <w:pPr>
        <w:spacing w:after="120" w:line="276" w:lineRule="auto"/>
        <w:ind w:firstLine="720"/>
        <w:contextualSpacing/>
        <w:jc w:val="both"/>
        <w:rPr>
          <w:rFonts w:eastAsia="Times New Roman" w:cs="Times New Roman"/>
          <w:szCs w:val="24"/>
        </w:rPr>
      </w:pPr>
      <w:del w:id="1463" w:author="ChatGPT" w:date="2026-09-27T14:44:54Z">
        <w:r>
          <w:delText w:space="preserve">Cadence rituals (daily pulse, weekly review, quarterly freeze) act as safety valves, maintaining emotional equilibrium while preserving operational tempo. </w:delText>
        </w:r>
      </w:del>
      <w:ins w:id="1464" w:author="ChatGPT" w:date="2026-09-27T14:44:54Z">
        <w:r>
          <w:t w:space="preserve"> Daily pulses, weekly reviews, and quarterly freezes are proposed routines. Available records do not establish their use or an effect on emotional equilibrium or operational tempo.</w:t>
        </w:r>
      </w:ins>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del w:id="1465" w:author="ChatGPT" w:date="2026-09-27T14:44:54Z">
        <w:r>
          <w:delText w:space="preserve">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 </w:delText>
        </w:r>
      </w:del>
      <w:ins w:id="1466" w:author="ChatGPT" w:date="2026-09-27T14:44:54Z">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ins>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del w:id="1467" w:author="ChatGPT" w:date="2026-09-27T14:44:54Z">
        <w:r>
          <w:delText w:space="preserve">The system is not designed for coercive persuasion, surveillance, or autonomous financial execution. Its scope is confined to decision-support contexts where informed consent and revocability are guaranteed. </w:delText>
        </w:r>
      </w:del>
      <w:ins w:id="1468" w:author="ChatGPT" w:date="2026-09-27T14:44:54Z">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ins>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del w:id="1469" w:author="ChatGPT" w:date="2026-09-27T14:44:54Z">
        <w:r>
          <w:delText w:space="preserve">By codifying consent, provenance, and psychological safeguards into its control stack, this framework transforms ethical aspiration into engineered practice—making responsible autonomy operational. </w:delText>
        </w:r>
      </w:del>
      <w:ins w:id="1470" w:author="ChatGPT" w:date="2026-09-27T14:44:54Z">
        <w:r>
          <w:t w:space="preserve"> The framework proposes controls for consent, provenance, and psychological safety. The available records do not establish that these controls make responsible autonomy operational.</w:t>
        </w:r>
      </w:ins>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del w:id="1471" w:author="ChatGPT" w:date="2026-09-27T15:12:49Z">
        <w:r>
          <w:delText w:space="preserve">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 </w:delText>
        </w:r>
      </w:del>
      <w:ins w:id="1472" w:author="ChatGPT" w:date="2026-09-27T15:12:49Z">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ins>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del w:id="1473" w:author="ChatGPT" w:date="2026-09-27T15:12:49Z">
        <w:r>
          <w:delText w:space="preserve">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 </w:delText>
        </w:r>
      </w:del>
      <w:ins w:id="1474" w:author="ChatGPT" w:date="2026-09-27T15:12:49Z">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ins>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del w:id="1475" w:author="ChatGPT" w:date="2026-09-27T15:12:49Z">
        <w:r>
          <w:delText w:space="preserve">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 </w:delText>
        </w:r>
      </w:del>
      <w:ins w:id="1476" w:author="ChatGPT" w:date="2026-09-27T15:12:49Z">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ins>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del w:id="1477" w:author="ChatGPT" w:date="2026-09-27T15:12:49Z">
        <w:r>
          <w:delText w:space="preserve">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 </w:delText>
        </w:r>
      </w:del>
      <w:ins w:id="1478" w:author="ChatGPT" w:date="2026-09-27T15:12:49Z">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ins>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del w:id="1479" w:author="ChatGPT" w:date="2026-09-27T15:12:49Z">
        <w:r>
          <w:delText w:space="preserve">Future work will examine multi-agent scaling, cross-domain reproducibility, and statistical benchmarking of governance models. Extending the control stack into fully open, peer-audited systems could make long-horizon reliability a standard feature of human–AI practice. </w:delText>
        </w:r>
      </w:del>
      <w:ins w:id="1480" w:author="ChatGPT" w:date="2026-09-27T15:12:49Z">
        <w:r>
          <w:t w:space="preserve"> Future work could examine multi-agent scaling, cross-domain reproducibility, and statistical benchmarking. Fully open, peer-audited systems are another proposed direction; whether they could improve long-horizon reliability remains to be evaluated.</w:t>
        </w:r>
      </w:ins>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del w:id="1481" w:author="ChatGPT" w:date="2026-09-27T15:12:49Z">
        <w:r>
          <w:delText w:space="preserve">In summary, durable reliability is achieved through simplicity, separation, and cadence. </w:delText>
        </w:r>
      </w:del>
      <w:ins w:id="1482" w:author="ChatGPT" w:date="2026-09-27T15:12:49Z">
        <w:r>
          <w:t w:space="preserve"> In summary, the paper proposes simplicity, separation, and cadence as design principles; their effect on reliability was not established.</w:t>
        </w:r>
      </w:ins>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del w:id="1483" w:author="ChatGPT" w:date="2026-09-27T15:12:49Z">
        <w:r>
          <w:delText w:space="preserve">and the collaboration endures. </w:delText>
        </w:r>
      </w:del>
      <w:ins w:id="1484" w:author="ChatGPT" w:date="2026-09-27T15:12:49Z">
        <w:r>
          <w:t w:space="preserve"> these are proposed principles, not verified guarantees that collaboration will endure.</w:t>
        </w:r>
      </w:ins>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