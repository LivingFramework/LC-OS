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0436A"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6C870808"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134C0289"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6609FD56"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501879A2" w14:textId="77777777" w:rsidR="00EA6CBB" w:rsidRDefault="00EA6CBB" w:rsidP="00385F52">
      <w:pPr>
        <w:spacing w:after="120" w:line="276" w:lineRule="auto"/>
        <w:ind w:firstLine="0"/>
        <w:contextualSpacing/>
        <w:jc w:val="center"/>
        <w:rPr>
          <w:rFonts w:eastAsia="Times New Roman" w:cs="Times New Roman"/>
          <w:b/>
          <w:sz w:val="28"/>
          <w:szCs w:val="28"/>
        </w:rPr>
      </w:pPr>
    </w:p>
    <w:p w14:paraId="38D8777A" w14:textId="77777777" w:rsidR="00EA6CBB" w:rsidRDefault="00EA6CBB" w:rsidP="00385F52">
      <w:pPr>
        <w:spacing w:after="120" w:line="276" w:lineRule="auto"/>
        <w:ind w:firstLine="0"/>
        <w:contextualSpacing/>
        <w:jc w:val="center"/>
        <w:rPr>
          <w:rFonts w:eastAsia="Times New Roman" w:cs="Times New Roman"/>
          <w:b/>
          <w:sz w:val="28"/>
          <w:szCs w:val="28"/>
        </w:rPr>
      </w:pPr>
    </w:p>
    <w:p w14:paraId="50331493" w14:textId="77777777" w:rsidR="00EA6CBB" w:rsidRDefault="00EA6CBB" w:rsidP="00385F52">
      <w:pPr>
        <w:spacing w:after="120" w:line="276" w:lineRule="auto"/>
        <w:ind w:firstLine="0"/>
        <w:contextualSpacing/>
        <w:jc w:val="center"/>
        <w:rPr>
          <w:rFonts w:eastAsia="Times New Roman" w:cs="Times New Roman"/>
          <w:b/>
          <w:sz w:val="28"/>
          <w:szCs w:val="28"/>
        </w:rPr>
      </w:pPr>
    </w:p>
    <w:p w14:paraId="2848B598" w14:textId="636C6387" w:rsidR="00BD40F3" w:rsidRPr="00BC7EF4" w:rsidRDefault="00B6649B" w:rsidP="00385F52">
      <w:pPr>
        <w:spacing w:after="120" w:line="276" w:lineRule="auto"/>
        <w:ind w:firstLine="0"/>
        <w:contextualSpacing/>
        <w:jc w:val="center"/>
        <w:rPr>
          <w:rFonts w:eastAsia="Times New Roman" w:cs="Times New Roman"/>
          <w:b/>
          <w:sz w:val="28"/>
          <w:szCs w:val="28"/>
        </w:rPr>
      </w:pPr>
      <w:r w:rsidRPr="00BC7EF4">
        <w:rPr>
          <w:rFonts w:eastAsia="Times New Roman" w:cs="Times New Roman"/>
          <w:b/>
          <w:sz w:val="28"/>
          <w:szCs w:val="28"/>
        </w:rPr>
        <w:t>Context-Engineered Human–AI Collaboration for Long-Horizon Tasks:</w:t>
      </w:r>
    </w:p>
    <w:p w14:paraId="086B4A89" w14:textId="77777777" w:rsidR="00BD40F3" w:rsidRPr="00BC7EF4" w:rsidRDefault="00B6649B" w:rsidP="00385F52">
      <w:pPr>
        <w:spacing w:after="120" w:line="276" w:lineRule="auto"/>
        <w:ind w:firstLine="720"/>
        <w:contextualSpacing/>
        <w:jc w:val="center"/>
        <w:rPr>
          <w:rFonts w:eastAsia="Times New Roman" w:cs="Times New Roman"/>
          <w:b/>
          <w:sz w:val="28"/>
          <w:szCs w:val="28"/>
        </w:rPr>
      </w:pPr>
      <w:r w:rsidRPr="00BC7EF4">
        <w:rPr>
          <w:rFonts w:eastAsia="Times New Roman" w:cs="Times New Roman"/>
          <w:b/>
          <w:sz w:val="28"/>
          <w:szCs w:val="28"/>
        </w:rPr>
        <w:t>A Case Study in Governance, Canonical Numerics, and Execution Control</w:t>
      </w:r>
    </w:p>
    <w:p w14:paraId="171713BB"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1A6953DA" w14:textId="77777777" w:rsidR="008A2884" w:rsidRDefault="008A2884" w:rsidP="00385F52">
      <w:pPr>
        <w:spacing w:after="120" w:line="276" w:lineRule="auto"/>
        <w:ind w:firstLine="720"/>
        <w:contextualSpacing/>
        <w:jc w:val="both"/>
        <w:rPr>
          <w:rFonts w:eastAsia="Times New Roman" w:cs="Times New Roman"/>
          <w:szCs w:val="24"/>
        </w:rPr>
      </w:pPr>
    </w:p>
    <w:p w14:paraId="3D34B6A3" w14:textId="77777777" w:rsidR="00EA6CBB" w:rsidRDefault="00EA6CBB" w:rsidP="00385F52">
      <w:pPr>
        <w:spacing w:after="120" w:line="276" w:lineRule="auto"/>
        <w:ind w:firstLine="720"/>
        <w:contextualSpacing/>
        <w:jc w:val="both"/>
        <w:rPr>
          <w:rFonts w:eastAsia="Times New Roman" w:cs="Times New Roman"/>
          <w:szCs w:val="24"/>
        </w:rPr>
      </w:pPr>
    </w:p>
    <w:p w14:paraId="41EA8702" w14:textId="77777777" w:rsidR="00EA6CBB" w:rsidRPr="00BC7EF4" w:rsidRDefault="00EA6CBB" w:rsidP="00385F52">
      <w:pPr>
        <w:spacing w:after="120" w:line="276" w:lineRule="auto"/>
        <w:ind w:firstLine="720"/>
        <w:contextualSpacing/>
        <w:jc w:val="both"/>
        <w:rPr>
          <w:rFonts w:eastAsia="Times New Roman" w:cs="Times New Roman"/>
          <w:szCs w:val="24"/>
        </w:rPr>
      </w:pPr>
    </w:p>
    <w:p w14:paraId="5FA47E39" w14:textId="6D6EA520"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Author</w:t>
      </w:r>
      <w:r w:rsidR="008A2884" w:rsidRPr="00BC7EF4">
        <w:rPr>
          <w:rFonts w:eastAsia="Times New Roman" w:cs="Times New Roman"/>
          <w:szCs w:val="24"/>
        </w:rPr>
        <w:t xml:space="preserve">: </w:t>
      </w:r>
      <w:r w:rsidRPr="00BC7EF4">
        <w:rPr>
          <w:rFonts w:eastAsia="Times New Roman" w:cs="Times New Roman"/>
          <w:szCs w:val="24"/>
        </w:rPr>
        <w:t xml:space="preserve">Rishi Sood (ORCID 0009-0008-6479-4061) </w:t>
      </w:r>
    </w:p>
    <w:p w14:paraId="3CBE6FE3" w14:textId="77777777" w:rsidR="007A6061" w:rsidRPr="00BC7EF4" w:rsidRDefault="007A6061" w:rsidP="00385F52">
      <w:pPr>
        <w:spacing w:after="120" w:line="276" w:lineRule="auto"/>
        <w:ind w:firstLine="720"/>
        <w:contextualSpacing/>
        <w:jc w:val="both"/>
        <w:rPr>
          <w:rFonts w:eastAsia="Times New Roman" w:cs="Times New Roman"/>
          <w:szCs w:val="24"/>
        </w:rPr>
      </w:pPr>
    </w:p>
    <w:p w14:paraId="11E06031" w14:textId="237AE561"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Affiliation</w:t>
      </w:r>
      <w:r w:rsidR="008A2884" w:rsidRPr="00BC7EF4">
        <w:rPr>
          <w:rFonts w:eastAsia="Times New Roman" w:cs="Times New Roman"/>
          <w:szCs w:val="24"/>
        </w:rPr>
        <w:t xml:space="preserve">: Independent Research Collaboration </w:t>
      </w:r>
    </w:p>
    <w:p w14:paraId="0ADBCB64" w14:textId="77777777" w:rsidR="007A6061" w:rsidRPr="00BC7EF4" w:rsidRDefault="007A6061" w:rsidP="00385F52">
      <w:pPr>
        <w:spacing w:after="120" w:line="276" w:lineRule="auto"/>
        <w:ind w:firstLine="720"/>
        <w:contextualSpacing/>
        <w:jc w:val="both"/>
        <w:rPr>
          <w:rFonts w:eastAsia="Times New Roman" w:cs="Times New Roman"/>
          <w:szCs w:val="24"/>
        </w:rPr>
      </w:pPr>
    </w:p>
    <w:p w14:paraId="58988350" w14:textId="70D73366" w:rsidR="007A6061" w:rsidRPr="00BC7EF4" w:rsidRDefault="007A6061"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Corresponding author: rishisood@protonmail.com</w:t>
      </w:r>
    </w:p>
    <w:p w14:paraId="508EA78B" w14:textId="77777777" w:rsidR="007A6061" w:rsidRPr="00BC7EF4" w:rsidRDefault="007A6061" w:rsidP="00385F52">
      <w:pPr>
        <w:spacing w:after="120" w:line="276" w:lineRule="auto"/>
        <w:ind w:firstLine="720"/>
        <w:contextualSpacing/>
        <w:jc w:val="both"/>
        <w:rPr>
          <w:rFonts w:eastAsia="Times New Roman" w:cs="Times New Roman"/>
          <w:szCs w:val="24"/>
        </w:rPr>
      </w:pPr>
    </w:p>
    <w:p w14:paraId="1A5F3AFA" w14:textId="2D166E35" w:rsidR="008A2884" w:rsidRPr="00BC7EF4" w:rsidRDefault="008A2884"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Date: November 2025</w:t>
      </w:r>
    </w:p>
    <w:p w14:paraId="67D6EA13" w14:textId="77777777" w:rsidR="00BD40F3" w:rsidRDefault="00BD40F3" w:rsidP="00385F52">
      <w:pPr>
        <w:spacing w:after="120" w:line="276" w:lineRule="auto"/>
        <w:ind w:firstLine="720"/>
        <w:contextualSpacing/>
        <w:jc w:val="both"/>
        <w:rPr>
          <w:rFonts w:eastAsia="Times New Roman" w:cs="Times New Roman"/>
          <w:szCs w:val="24"/>
        </w:rPr>
      </w:pPr>
    </w:p>
    <w:p w14:paraId="0447E33D" w14:textId="77777777" w:rsidR="00EA6CBB" w:rsidRPr="00BC7EF4" w:rsidRDefault="00EA6CBB" w:rsidP="00385F52">
      <w:pPr>
        <w:spacing w:after="120" w:line="276" w:lineRule="auto"/>
        <w:ind w:firstLine="720"/>
        <w:contextualSpacing/>
        <w:jc w:val="both"/>
        <w:rPr>
          <w:rFonts w:eastAsia="Times New Roman" w:cs="Times New Roman"/>
          <w:szCs w:val="24"/>
        </w:rPr>
      </w:pPr>
    </w:p>
    <w:p w14:paraId="11D9145F" w14:textId="744C14EB"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Keywords</w:t>
      </w:r>
      <w:r w:rsidR="008A2884" w:rsidRPr="00BC7EF4">
        <w:rPr>
          <w:rFonts w:eastAsia="Times New Roman" w:cs="Times New Roman"/>
          <w:szCs w:val="24"/>
        </w:rPr>
        <w:t xml:space="preserve">: </w:t>
      </w:r>
      <w:r w:rsidRPr="00BC7EF4">
        <w:rPr>
          <w:rFonts w:eastAsia="Times New Roman" w:cs="Times New Roman"/>
          <w:szCs w:val="24"/>
        </w:rPr>
        <w:t>context engineering; human–AI collaboration; authoritative files; drift control; auditability; long-horizon reliability</w:t>
      </w:r>
    </w:p>
    <w:p w14:paraId="79D60E1A" w14:textId="77777777" w:rsidR="00EA6CBB" w:rsidRPr="00BC7EF4" w:rsidRDefault="00EA6CBB" w:rsidP="00385F52">
      <w:pPr>
        <w:spacing w:after="120" w:line="276" w:lineRule="auto"/>
        <w:ind w:firstLine="720"/>
        <w:contextualSpacing/>
        <w:jc w:val="both"/>
        <w:rPr>
          <w:rFonts w:eastAsia="Times New Roman" w:cs="Times New Roman"/>
          <w:szCs w:val="24"/>
        </w:rPr>
      </w:pPr>
    </w:p>
    <w:p w14:paraId="4FEF48BE"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EF9BB3C" w14:textId="6391899A"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Licen</w:t>
      </w:r>
      <w:r w:rsidR="004F4140" w:rsidRPr="00BC7EF4">
        <w:rPr>
          <w:rFonts w:eastAsia="Times New Roman" w:cs="Times New Roman"/>
          <w:szCs w:val="24"/>
        </w:rPr>
        <w:t>s</w:t>
      </w:r>
      <w:r w:rsidRPr="00BC7EF4">
        <w:rPr>
          <w:rFonts w:eastAsia="Times New Roman" w:cs="Times New Roman"/>
          <w:szCs w:val="24"/>
        </w:rPr>
        <w:t>e</w:t>
      </w:r>
      <w:r w:rsidR="008A2884" w:rsidRPr="00BC7EF4">
        <w:rPr>
          <w:rFonts w:eastAsia="Times New Roman" w:cs="Times New Roman"/>
          <w:szCs w:val="24"/>
        </w:rPr>
        <w:t>: CC BY 4.0</w:t>
      </w:r>
    </w:p>
    <w:p w14:paraId="0D90AFB6" w14:textId="77777777" w:rsidR="00BD40F3" w:rsidRPr="00BC7EF4" w:rsidRDefault="00BD40F3" w:rsidP="00385F52">
      <w:pPr>
        <w:spacing w:after="120" w:line="276" w:lineRule="auto"/>
        <w:ind w:firstLine="720"/>
        <w:contextualSpacing/>
        <w:jc w:val="both"/>
        <w:rPr>
          <w:rFonts w:eastAsia="Times New Roman" w:cs="Times New Roman"/>
          <w:szCs w:val="24"/>
        </w:rPr>
        <w:sectPr w:rsidR="00BD40F3" w:rsidRPr="00BC7EF4">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9" w:footer="709" w:gutter="0"/>
          <w:pgNumType w:start="1"/>
          <w:cols w:space="720"/>
          <w:titlePg/>
        </w:sectPr>
      </w:pPr>
    </w:p>
    <w:p w14:paraId="205196BE" w14:textId="77777777" w:rsidR="00BD40F3" w:rsidRDefault="00B6649B" w:rsidP="00B62CE9">
      <w:pPr>
        <w:keepNext/>
        <w:keepLines/>
        <w:pBdr>
          <w:top w:val="nil"/>
          <w:left w:val="nil"/>
          <w:bottom w:val="nil"/>
          <w:right w:val="nil"/>
          <w:between w:val="nil"/>
        </w:pBdr>
        <w:spacing w:after="120" w:line="276" w:lineRule="auto"/>
        <w:ind w:firstLine="720"/>
        <w:contextualSpacing/>
        <w:rPr>
          <w:rFonts w:eastAsia="Times New Roman" w:cs="Times New Roman"/>
          <w:b/>
          <w:color w:val="000000"/>
          <w:szCs w:val="24"/>
        </w:rPr>
      </w:pPr>
      <w:r w:rsidRPr="00BC7EF4">
        <w:rPr>
          <w:rFonts w:eastAsia="Times New Roman" w:cs="Times New Roman"/>
          <w:b/>
          <w:color w:val="000000"/>
          <w:szCs w:val="24"/>
        </w:rPr>
        <w:lastRenderedPageBreak/>
        <w:t>Executive Summary</w:t>
      </w:r>
    </w:p>
    <w:p w14:paraId="7AAEE042" w14:textId="77777777" w:rsidR="00BE4261" w:rsidRPr="00BC7EF4" w:rsidRDefault="00BE4261" w:rsidP="00385F52">
      <w:pPr>
        <w:keepNext/>
        <w:keepLines/>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p>
    <w:p w14:paraId="7510B6EF" w14:textId="77777777" w:rsidR="00BD40F3" w:rsidRPr="00BC7EF4" w:rsidRDefault="00B6649B" w:rsidP="00385F52">
      <w:pPr>
        <w:keepNext/>
        <w:keepLines/>
        <w:pBdr>
          <w:top w:val="nil"/>
          <w:left w:val="nil"/>
          <w:bottom w:val="nil"/>
          <w:right w:val="nil"/>
          <w:between w:val="nil"/>
        </w:pBdr>
        <w:spacing w:after="120" w:line="276" w:lineRule="auto"/>
        <w:ind w:firstLine="720"/>
        <w:contextualSpacing/>
        <w:jc w:val="both"/>
        <w:rPr>
          <w:rFonts w:eastAsia="Times New Roman" w:cs="Times New Roman"/>
          <w:color w:val="000000"/>
          <w:szCs w:val="24"/>
        </w:rPr>
      </w:pPr>
      <w:del w:id="1000" w:author="ChatGPT" w:date="2026-09-24T20:20:07Z">
        <w:r>
          <w:delText w:space="preserve">This paper presents a practical governance blueprint for sustaining reliable, long-horizon collaboration between a human strategist and an AI system (ChatGPT, GPT-5) through deliberate context engineering. Rather than optimizing prompts in isolation, we structure state across sessions—files, numbers, and cadence—so reasoning remains accurate, auditable, and resilient over weeks.</w:delText>
        </w:r>
      </w:del>
      <w:ins w:id="1001" w:author="ChatGPT" w:date="2026-09-24T20:20:07Z">
        <w:r>
          <w:t w:space="preserve">This paper presents a practical governance blueprint for supporting long-horizon collaboration between a human strategist and an AI system (ChatGPT, GPT-5) through deliberate context engineering. Rather than optimizing prompts in isolation, it describes a way to structure state across sessions—files, numbers, and cadence—so reasoning can be checked and audited over time.</w:t>
        </w:r>
      </w:ins>
    </w:p>
    <w:p w14:paraId="1D46ECB5" w14:textId="77777777" w:rsidR="00BD40F3" w:rsidRPr="00BC7EF4" w:rsidRDefault="00B6649B" w:rsidP="00385F52">
      <w:pPr>
        <w:spacing w:after="120" w:line="276" w:lineRule="auto"/>
        <w:ind w:firstLine="720"/>
        <w:contextualSpacing/>
        <w:jc w:val="both"/>
        <w:rPr>
          <w:rFonts w:eastAsia="Times New Roman" w:cs="Times New Roman"/>
          <w:szCs w:val="24"/>
        </w:rPr>
      </w:pPr>
      <w:del w:id="1002" w:author="ChatGPT" w:date="2026-09-24T20:20:07Z">
        <w:r>
          <w:delText w:space="preserve">Our approach is anchored in three authoritative artefacts that separate concerns and prevent drift: Strategy Master (textual truth), Canonical Numbers Sheet (numeric truth), and Life System Master (cadence/governance). Information flows in a controlled, verifiable pipeline: Strategy → Canonical Numbers → Execution → Audit (→ Freeze). This canonical-arrow notation (→) encodes the direction of truth and reduces ambiguous edits.</w:delText>
        </w:r>
      </w:del>
      <w:ins w:id="1003" w:author="ChatGPT" w:date="2026-09-24T20:20:07Z">
        <w:r>
          <w:t w:space="preserve">The approach is anchored in three authoritative artefacts that separate concerns and are intended to reduce drift: Strategy Master (textual truth), Canonical Numbers Sheet (numeric truth), and Life System Master (cadence/governance). Information flows in a documented sequence: Strategy → Canonical Numbers → Execution → Audit (→ Freeze).</w:t>
        </w:r>
      </w:ins>
    </w:p>
    <w:p w14:paraId="44F3953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Reliability is enforced by ten execution controls (A1–A10):</w:t>
      </w:r>
    </w:p>
    <w:p w14:paraId="4FB091C2"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A1 Accuracy &gt; Speed — slow is smooth, smooth is fast.</w:t>
      </w:r>
    </w:p>
    <w:p w14:paraId="43D4A874"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A2 Single Source of Truth — numbers come only from Canonical.</w:t>
      </w:r>
    </w:p>
    <w:p w14:paraId="504F2FF9"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A3 File Registry &amp; Checksums — one live file; versions traceable.</w:t>
      </w:r>
    </w:p>
    <w:p w14:paraId="08F04864"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A4 No Placeholders in Outputs — drafts only; finals must be real.</w:t>
      </w:r>
    </w:p>
    <w:p w14:paraId="0515CB25"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A5 Sanity Checks &amp; Unit Tests (numbers) — verify before publish.</w:t>
      </w:r>
    </w:p>
    <w:p w14:paraId="301F015D"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A6 Cross-Document Reconciliation — Strategy ↔ Canonical must match.</w:t>
      </w:r>
    </w:p>
    <w:p w14:paraId="30842C18"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A7 Drift Diagnostics &amp; Rollback — detect, revert, and note cause.</w:t>
      </w:r>
    </w:p>
    <w:p w14:paraId="599C705B"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A8 Permissioned Actions &amp; Approvals — gated changes; explicit okays.</w:t>
      </w:r>
    </w:p>
    <w:p w14:paraId="618F3284"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A9 Compaction &amp; State Notes — summarize long history safely.</w:t>
      </w:r>
    </w:p>
    <w:p w14:paraId="4D91DB87"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A10 Audit Trail &amp; Release Process — freeze, log, and archive.</w:t>
      </w:r>
    </w:p>
    <w:p>
      <w:ins w:id="1096" w:author="ChatGPT" w:date="2026-09-26T21:32:20Z">
        <w:r>
          <w:t w:space="preserve">Historical terminology note. The published paper uses two incompatible mappings for A1–A10. This correction preserves that inconsistency and does not assign control-specific outcomes to either mapping.</w:t>
        </w:r>
      </w:ins>
    </w:p>
    <w:p w14:paraId="6F9FA142" w14:textId="77777777" w:rsidR="00BD40F3" w:rsidRPr="00BC7EF4" w:rsidRDefault="00B6649B" w:rsidP="00385F52">
      <w:pPr>
        <w:spacing w:after="120" w:line="276" w:lineRule="auto"/>
        <w:ind w:firstLine="720"/>
        <w:contextualSpacing/>
        <w:jc w:val="both"/>
        <w:rPr>
          <w:rFonts w:eastAsia="Times New Roman" w:cs="Times New Roman"/>
          <w:szCs w:val="24"/>
        </w:rPr>
      </w:pPr>
      <w:del w:id="1004" w:author="ChatGPT" w:date="2026-09-24T20:20:07Z">
        <w:r>
          <w:delText w:space="preserve">Outcomes observed. File churn collapsed 19 → 3 canonical artefacts; numeric disagreements became rare and quickly resolvable; recovery from breakdowns shortened; and qualitative load (fatigue, re-work anxiety) decreased. Crucially, opportunistic upside (“gifts”) was captured without distorting ladders or violating freeze regimes, because the controls localize change and preserve intent.</w:delText>
        </w:r>
      </w:del>
      <w:ins w:id="1005" w:author="ChatGPT" w:date="2026-09-24T20:20:07Z">
        <w:r>
          <w:t w:space="preserve">The original paper reported reductions in file churn, numeric disagreement, recovery time, and qualitative load, as well as a gift-capture outcome. The underlying logs, denominators, definitions, and source records are not available. Accordingly, this correction does not present those reports as verified findings.</w:t>
        </w:r>
      </w:ins>
    </w:p>
    <w:p w14:paraId="59FA4B4C" w14:textId="77777777" w:rsidR="00BD40F3" w:rsidRPr="00BC7EF4" w:rsidRDefault="00B6649B" w:rsidP="00385F52">
      <w:pPr>
        <w:spacing w:after="120" w:line="276" w:lineRule="auto"/>
        <w:ind w:firstLine="720"/>
        <w:contextualSpacing/>
        <w:jc w:val="both"/>
        <w:rPr>
          <w:rFonts w:eastAsia="Times New Roman" w:cs="Times New Roman"/>
          <w:szCs w:val="24"/>
        </w:rPr>
      </w:pPr>
      <w:del w:id="1006" w:author="ChatGPT" w:date="2026-09-24T20:20:07Z">
        <w:r>
          <w:delText w:space="preserve">Why this matters. LLMs excel at generation but degrade under context rot, unbounded memory, and rushed iteration. Treating context as a finite, governed resource—with minimal working memory, verifiable numbers, and frozen checkpoints—yields coherence over time without heavy infrastructure. The blueprint scales down to individuals and up to small teams in domains where correctness and provenance matter (research, investment procedures, legal/ops).</w:delText>
        </w:r>
      </w:del>
      <w:ins w:id="1007" w:author="ChatGPT" w:date="2026-09-24T20:20:07Z">
        <w:r>
          <w:t w:space="preserve">Why this matters. LLMs can encounter context loss, ambiguous numerics, and rushed iteration. Treating context as a finite, governed resource—with minimal working memory, verifiable numbers, and frozen checkpoints—is intended to support coherence in settings where correctness and provenance matter.</w:t>
        </w:r>
      </w:ins>
    </w:p>
    <w:p w14:paraId="72279938" w14:textId="77777777" w:rsidR="00BD40F3" w:rsidRPr="00BC7EF4" w:rsidRDefault="00B6649B" w:rsidP="00385F52">
      <w:pPr>
        <w:spacing w:after="120" w:line="276" w:lineRule="auto"/>
        <w:ind w:firstLine="720"/>
        <w:contextualSpacing/>
        <w:jc w:val="both"/>
        <w:rPr>
          <w:rFonts w:eastAsia="Times New Roman" w:cs="Times New Roman"/>
          <w:szCs w:val="24"/>
        </w:rPr>
      </w:pPr>
      <w:del w:id="1008" w:author="ChatGPT" w:date="2026-09-24T20:20:07Z">
        <w:r>
          <w:delText w:space="preserve">Adoption path (one week). Day 1: create the three authoritative files, port all numbers to Canonical. Days 2–3: enable A1, A2, A4, A6. Days 4–5: add A3, A5, A10; run a reconciliation walk-through. Day 7: freeze and begin weekly audits with compaction notes (A9). From then on: Strategy → Canonical → Execution → Audit or do not proceed.</w:delText>
        </w:r>
      </w:del>
      <w:ins w:id="1009" w:author="ChatGPT" w:date="2026-09-24T20:20:07Z">
        <w:r>
          <w:t w:space="preserve">Adoption path (illustrative). The one-week sequence described later is an illustrative workflow, not a validated deployment protocol.</w:t>
        </w:r>
      </w:ins>
    </w:p>
    <w:p w14:paraId="742DE7C9" w14:textId="77777777" w:rsidR="00BD40F3" w:rsidRPr="00BC7EF4" w:rsidRDefault="00B6649B" w:rsidP="00385F52">
      <w:pPr>
        <w:spacing w:after="120" w:line="276" w:lineRule="auto"/>
        <w:ind w:firstLine="720"/>
        <w:contextualSpacing/>
        <w:jc w:val="both"/>
        <w:rPr>
          <w:rFonts w:eastAsia="Times New Roman" w:cs="Times New Roman"/>
          <w:szCs w:val="24"/>
        </w:rPr>
      </w:pPr>
      <w:del w:id="1010" w:author="ChatGPT" w:date="2026-09-24T20:20:07Z">
        <w:r>
          <w:delText w:space="preserve">Bottom line. Long-horizon reliability is a product of process design, not model size: keep the context small, the truth central, and the gates simple.</w:delText>
        </w:r>
      </w:del>
      <w:ins w:id="1011" w:author="ChatGPT" w:date="2026-09-24T20:20:07Z">
        <w:r>
          <w:t w:space="preserve">Bottom line. The paper presents process design as a proposed way to support long-horizon reliability. It does not establish that the proposed controls are effective or superior to model-scale, longer-context, or alternative approaches.</w:t>
        </w:r>
      </w:ins>
    </w:p>
    <w:p w14:paraId="20220055"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BA8142F" w14:textId="77777777" w:rsidR="00681032" w:rsidRDefault="00681032" w:rsidP="00B62CE9">
      <w:pPr>
        <w:keepNext/>
        <w:keepLines/>
        <w:spacing w:after="120" w:line="276" w:lineRule="auto"/>
        <w:ind w:firstLine="720"/>
        <w:contextualSpacing/>
        <w:rPr>
          <w:rFonts w:eastAsia="Times New Roman" w:cs="Times New Roman"/>
          <w:b/>
          <w:szCs w:val="24"/>
        </w:rPr>
      </w:pPr>
    </w:p>
    <w:p w14:paraId="53738F86" w14:textId="7E64CA0B" w:rsidR="00BD40F3" w:rsidRPr="00BC7EF4" w:rsidRDefault="00B6649B" w:rsidP="00B62CE9">
      <w:pPr>
        <w:keepNext/>
        <w:keepLines/>
        <w:spacing w:after="120" w:line="276" w:lineRule="auto"/>
        <w:ind w:firstLine="720"/>
        <w:contextualSpacing/>
        <w:rPr>
          <w:rFonts w:eastAsia="Times New Roman" w:cs="Times New Roman"/>
          <w:b/>
          <w:szCs w:val="24"/>
        </w:rPr>
      </w:pPr>
      <w:r w:rsidRPr="00BC7EF4">
        <w:rPr>
          <w:rFonts w:eastAsia="Times New Roman" w:cs="Times New Roman"/>
          <w:b/>
          <w:szCs w:val="24"/>
        </w:rPr>
        <w:t>Abstract</w:t>
      </w:r>
    </w:p>
    <w:p w14:paraId="1355EEEF"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62BC05D6" w14:textId="77777777" w:rsidR="00BD40F3" w:rsidRPr="00BC7EF4" w:rsidRDefault="00B6649B" w:rsidP="00385F52">
      <w:pPr>
        <w:spacing w:after="120" w:line="276" w:lineRule="auto"/>
        <w:ind w:firstLine="720"/>
        <w:contextualSpacing/>
        <w:jc w:val="both"/>
        <w:rPr>
          <w:rFonts w:eastAsia="Times New Roman" w:cs="Times New Roman"/>
          <w:szCs w:val="24"/>
        </w:rPr>
      </w:pPr>
      <w:del w:id="1012" w:author="ChatGPT" w:date="2026-09-24T20:20:07Z">
        <w:r>
          <w:delText w:space="preserve">This paper introduces a structured governance framework for sustaining reliable, long-horizon collaboration between humans and large language models (LLMs) through deliberate context engineering. It examines a live partnership between a human strategist and an AI system (ChatGPT, GPT-5) focused on maintaining accuracy, auditability, and coherence across extended reasoning cycles.</w:delText>
        </w:r>
      </w:del>
      <w:ins w:id="1013" w:author="ChatGPT" w:date="2026-09-24T20:20:07Z">
        <w:r>
          <w:t w:space="preserve">This paper describes a structured governance framework for supporting long-horizon collaboration between humans and large language models (LLMs) through deliberate context engineering. It describes one human-AI collaboration focused on maintaining accuracy, auditability, and coherence across extended reasoning cycles.</w:t>
        </w:r>
      </w:ins>
    </w:p>
    <w:p w14:paraId="6238D9BA" w14:textId="77777777" w:rsidR="00BD40F3" w:rsidRPr="00BC7EF4" w:rsidRDefault="00B6649B" w:rsidP="00385F52">
      <w:pPr>
        <w:spacing w:after="120" w:line="276" w:lineRule="auto"/>
        <w:ind w:firstLine="720"/>
        <w:contextualSpacing/>
        <w:jc w:val="both"/>
        <w:rPr>
          <w:rFonts w:eastAsia="Times New Roman" w:cs="Times New Roman"/>
          <w:szCs w:val="24"/>
        </w:rPr>
      </w:pPr>
      <w:del w:id="1014" w:author="ChatGPT" w:date="2026-09-24T20:20:07Z">
        <w:r>
          <w:delText w:space="preserve">At the center of the framework are three authoritative artefacts that stabilize and separate layers of truth: Strategy Master (textual truth), Canonical Numbers Sheet (numeric truth), and Life System Master (cadence and governance). These artefacts are connected through a canonical information pipeline, expressed as Strategy → Canonical → Execution → Audit (→ Freeze), which governs data flow and eliminates ambiguity.</w:delText>
        </w:r>
      </w:del>
      <w:ins w:id="1015" w:author="ChatGPT" w:date="2026-09-24T20:20:07Z">
        <w:r>
          <w:t w:space="preserve">At the center of the framework are three authoritative artefacts that separate layers of truth: Strategy Master (textual truth), Canonical Numbers Sheet (numeric truth), and Life System Master (cadence and governance). These artefacts are connected through a documented information sequence, expressed as Strategy → Canonical → Execution → Audit (→ Freeze), intended to reduce ambiguity.</w:t>
        </w:r>
      </w:ins>
    </w:p>
    <w:p w14:paraId="3A059F7E" w14:textId="77777777" w:rsidR="00BD40F3" w:rsidRPr="00BC7EF4" w:rsidRDefault="00B6649B" w:rsidP="00385F52">
      <w:pPr>
        <w:spacing w:after="120" w:line="276" w:lineRule="auto"/>
        <w:ind w:firstLine="720"/>
        <w:contextualSpacing/>
        <w:jc w:val="both"/>
        <w:rPr>
          <w:rFonts w:eastAsia="Times New Roman" w:cs="Times New Roman"/>
          <w:szCs w:val="24"/>
        </w:rPr>
      </w:pPr>
      <w:del w:id="1016" w:author="ChatGPT" w:date="2026-09-24T20:20:07Z">
        <w:r>
          <w:delText w:space="preserve">Reliability is enforced through ten execution controls (A1–A10) that define operational discipline: Accuracy over Speed, Single Source of Truth, Cross-Document Reconciliation, Drift Diagnostics, and Audit Trail Management, among others. Collectively, these controls transform an AI assistant into a durable cognitive partner capable of consistent reasoning over time.</w:delText>
        </w:r>
      </w:del>
      <w:ins w:id="1017" w:author="ChatGPT" w:date="2026-09-24T20:20:07Z">
        <w:r>
          <w:t w:space="preserve">The paper describes ten execution controls (A1–A10) that specify operational safeguards: Accuracy over Speed, Single Source of Truth, Cross-Document Reconciliation, Drift Diagnostics, and Audit Trail Management, among others. These safeguards are intended to support more consistent long-horizon collaboration.</w:t>
        </w:r>
      </w:ins>
    </w:p>
    <w:p w14:paraId="04C48656" w14:textId="77777777" w:rsidR="00BD40F3" w:rsidRPr="00BC7EF4" w:rsidRDefault="00B6649B" w:rsidP="00385F52">
      <w:pPr>
        <w:spacing w:after="120" w:line="276" w:lineRule="auto"/>
        <w:ind w:firstLine="720"/>
        <w:contextualSpacing/>
        <w:jc w:val="both"/>
        <w:rPr>
          <w:rFonts w:eastAsia="Times New Roman" w:cs="Times New Roman"/>
          <w:szCs w:val="24"/>
        </w:rPr>
      </w:pPr>
      <w:del w:id="1018" w:author="ChatGPT" w:date="2026-09-24T20:20:07Z">
        <w:r>
          <w:delText w:space="preserve">Empirical outcomes from the collaboration include a reduction in file churn from nineteen to three canonical artefacts, near-zero numeric discrepancies, faster reconciliation, and decreased cognitive fatigue. The results demonstrate that sustained reliability emerges not from model scale or parameter count but from engineered process control and structured context management.</w:delText>
        </w:r>
      </w:del>
      <w:ins w:id="1019" w:author="ChatGPT" w:date="2026-09-24T20:20:07Z">
        <w:r>
          <w:t w:space="preserve">The original paper reported empirical outcomes from the collaboration. Those outcome estimates cannot be verified from the available records. This single human-AI case also cannot establish whether reliability depends more on process design than on model scale or parameter count.</w:t>
        </w:r>
      </w:ins>
    </w:p>
    <w:p w14:paraId="02623164" w14:textId="77777777" w:rsidR="00BD40F3" w:rsidRDefault="00B6649B" w:rsidP="00385F52">
      <w:pPr>
        <w:spacing w:after="120" w:line="276" w:lineRule="auto"/>
        <w:ind w:firstLine="720"/>
        <w:contextualSpacing/>
        <w:jc w:val="both"/>
        <w:rPr>
          <w:rFonts w:eastAsia="Times New Roman" w:cs="Times New Roman"/>
          <w:szCs w:val="24"/>
        </w:rPr>
      </w:pPr>
      <w:del w:id="1020" w:author="ChatGPT" w:date="2026-09-24T20:20:07Z">
        <w:r>
          <w:delText w:space="preserve">By treating context as a finite, governable resource and combining minimal tooling with disciplined cadence, this method delivers enterprise-grade traceability and stability to small-team and individual workflows. The framework offers a transferable foundation for research, strategy, and operational settings where correctness, provenance, and long-term coherence are essential.</w:delText>
        </w:r>
      </w:del>
      <w:ins w:id="1021" w:author="ChatGPT" w:date="2026-09-24T20:20:07Z">
        <w:r>
          <w:t w:space="preserve">By treating context as a finite, governable resource and combining minimal tooling with disciplined cadence, the paper offers a traceability-oriented approach that may be adapted and prospectively evaluated in smaller workflows where correctness, provenance, and long-term coherence matter.</w:t>
        </w:r>
      </w:ins>
    </w:p>
    <w:p w14:paraId="0C0D79E3"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C09A18D" w14:textId="77777777" w:rsidR="00BD40F3" w:rsidRPr="00BC7EF4" w:rsidRDefault="00B6649B" w:rsidP="00B62CE9">
      <w:pPr>
        <w:keepNext/>
        <w:keepLines/>
        <w:numPr>
          <w:ilvl w:val="0"/>
          <w:numId w:val="4"/>
        </w:numPr>
        <w:spacing w:after="120" w:line="276" w:lineRule="auto"/>
        <w:ind w:firstLine="720"/>
        <w:contextualSpacing/>
        <w:jc w:val="both"/>
        <w:rPr>
          <w:rFonts w:eastAsia="Times New Roman" w:cs="Times New Roman"/>
          <w:b/>
          <w:szCs w:val="24"/>
        </w:rPr>
      </w:pPr>
      <w:r w:rsidRPr="00BC7EF4">
        <w:rPr>
          <w:rFonts w:eastAsia="Times New Roman" w:cs="Times New Roman"/>
          <w:b/>
          <w:szCs w:val="24"/>
        </w:rPr>
        <w:t>Introduction</w:t>
      </w:r>
    </w:p>
    <w:p w14:paraId="188795E0"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248D801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Large language models can process long contexts, but sustaining durable performance across days or weeks remains a challenge. Minor inconsistencies in sources, ambiguous numerics, and ad-hoc decisions compound into drift. Human collaborators—impatient or overloaded—often accept provisional facts as permanent, then forget where the numbers originated. The result is a brittle workflow that appears effective in short excerpts but degrades in long-horizon, real-world operations.</w:t>
      </w:r>
    </w:p>
    <w:p w14:paraId="6377409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We frame long-horizon collaboration as a governance rather than a modelling problem. The central design choice is to keep working memory small, provenance explicit, and the gates for action simple and repeatable. Instead of assuming that longer prompts or larger context windows will prevent errors, we engineer the surrounding process so that mistakes have few paths to propagate. This follows the maxim: simplicity scales; entropy does not.</w:t>
      </w:r>
    </w:p>
    <w:p w14:paraId="70F63CC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Our method has three components.</w:t>
      </w:r>
    </w:p>
    <w:p w14:paraId="31862FD4" w14:textId="77777777" w:rsidR="00BD40F3" w:rsidRPr="00BC7EF4" w:rsidRDefault="00B6649B" w:rsidP="00385F52">
      <w:pPr>
        <w:spacing w:after="120" w:line="276" w:lineRule="auto"/>
        <w:ind w:firstLine="720"/>
        <w:contextualSpacing/>
        <w:jc w:val="both"/>
        <w:rPr>
          <w:rFonts w:eastAsia="Times New Roman" w:cs="Times New Roman"/>
          <w:szCs w:val="24"/>
        </w:rPr>
      </w:pPr>
      <w:del w:id="1022" w:author="ChatGPT" w:date="2026-09-24T20:20:07Z">
        <w:r>
          <w:delText w:space="preserve">(1) Canonical separation of text and numerics.  A two-file architecture distinguishes logic from data. The Strategy Master holds narrative reasoning, operating rules, and procedural logic; the Canonical Numbers Sheet contains the single numeric truth. Any numerical claim absent from the canonical sheet is marked NON-CANONICAL and cannot drive decisions. This separation removes an entire class of fabrication and recall errors.</w:delText>
        </w:r>
      </w:del>
      <w:ins w:id="1023" w:author="ChatGPT" w:date="2026-09-24T20:20:07Z">
        <w:r>
          <w:t w:space="preserve">(1) Canonical separation of text and numerics. A two-file architecture distinguishes logic from data. The Strategy Master holds narrative reasoning, operating rules, and procedural logic; the Canonical Numbers Sheet contains the single numeric truth. Any numerical claim absent from the canonical sheet is marked NON-CANONICAL and should not drive decisions. This separation is intended to reduce fabrication and recall errors involving numeric provenance.</w:t>
        </w:r>
      </w:ins>
    </w:p>
    <w:p w14:paraId="03E59EF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(2) The control stack.  Ten execution controls (A1–A10) govern </w:t>
      </w:r>
      <w:proofErr w:type="spellStart"/>
      <w:r w:rsidRPr="00BC7EF4">
        <w:rPr>
          <w:rFonts w:eastAsia="Times New Roman" w:cs="Times New Roman"/>
          <w:szCs w:val="24"/>
        </w:rPr>
        <w:t>behavior</w:t>
      </w:r>
      <w:proofErr w:type="spellEnd"/>
      <w:r w:rsidRPr="00BC7EF4">
        <w:rPr>
          <w:rFonts w:eastAsia="Times New Roman" w:cs="Times New Roman"/>
          <w:szCs w:val="24"/>
        </w:rPr>
        <w:t xml:space="preserve"> at critical points:</w:t>
      </w:r>
    </w:p>
    <w:p w14:paraId="1B1090D3" w14:textId="77777777" w:rsidR="00BD40F3" w:rsidRPr="00BC7EF4" w:rsidRDefault="00BD40F3" w:rsidP="00385F52">
      <w:pPr>
        <w:spacing w:after="120" w:line="276" w:lineRule="auto"/>
        <w:ind w:firstLine="720"/>
        <w:contextualSpacing/>
        <w:jc w:val="both"/>
        <w:rPr>
          <w:rFonts w:eastAsia="Times New Roman" w:cs="Times New Roman"/>
          <w:szCs w:val="24"/>
        </w:rPr>
      </w:pPr>
    </w:p>
    <w:tbl>
      <w:tblPr>
        <w:tblStyle w:val="a"/>
        <w:tblW w:w="894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740"/>
        <w:gridCol w:w="3196"/>
        <w:gridCol w:w="5004"/>
      </w:tblGrid>
      <w:tr w:rsidR="00BD40F3" w:rsidRPr="00BC7EF4" w14:paraId="60CE9467" w14:textId="77777777">
        <w:trPr>
          <w:trHeight w:val="360"/>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590A46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ID</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8FED9C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Control</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3F59E8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Core Function</w:t>
            </w:r>
          </w:p>
        </w:tc>
      </w:tr>
      <w:tr w:rsidR="00BD40F3" w:rsidRPr="00BC7EF4" w14:paraId="7CCFA40B" w14:textId="77777777">
        <w:trPr>
          <w:trHeight w:val="360"/>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0200F9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9028AA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Accuracy &gt; Speed</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18D826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Prioritise verification over throughput.</w:t>
            </w:r>
          </w:p>
        </w:tc>
      </w:tr>
      <w:tr w:rsidR="00BD40F3" w:rsidRPr="00BC7EF4" w14:paraId="713B3F3B" w14:textId="77777777">
        <w:trPr>
          <w:trHeight w:val="360"/>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4D52DE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A2</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14F1D7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Single Source of Truth</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32AEFB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Enforce canonical lookup for all numeric values.</w:t>
            </w:r>
          </w:p>
        </w:tc>
      </w:tr>
      <w:tr w:rsidR="00BD40F3" w:rsidRPr="00BC7EF4" w14:paraId="75EDA95A" w14:textId="77777777">
        <w:trPr>
          <w:trHeight w:val="360"/>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8F5AF0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A3</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44844EE"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File Registry &amp; Checksums</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38950C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Guarantee one live file and version traceability.</w:t>
            </w:r>
          </w:p>
        </w:tc>
      </w:tr>
      <w:tr w:rsidR="00BD40F3" w:rsidRPr="00BC7EF4" w14:paraId="5645D0CA" w14:textId="77777777">
        <w:trPr>
          <w:trHeight w:val="360"/>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986DCA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A4</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5CBCF5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No Placeholders in Outputs</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6DEA3F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Forbid speculative or incomplete content in finals.</w:t>
            </w:r>
          </w:p>
        </w:tc>
      </w:tr>
      <w:tr w:rsidR="00BD40F3" w:rsidRPr="00BC7EF4" w14:paraId="72CE7703" w14:textId="77777777">
        <w:trPr>
          <w:trHeight w:val="360"/>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F67B1E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A5</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8216AB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Sanity Checks &amp; Unit Tests</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50819B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Validate numerics and logic before publication.</w:t>
            </w:r>
          </w:p>
        </w:tc>
      </w:tr>
      <w:tr w:rsidR="00BD40F3" w:rsidRPr="00BC7EF4" w14:paraId="1681BF14" w14:textId="77777777">
        <w:trPr>
          <w:trHeight w:val="360"/>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5B8948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A6</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526717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Cross-Document Reconciliation</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EDC5A51"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Keep Strategy ↔ Canonical consistency verified.</w:t>
            </w:r>
          </w:p>
        </w:tc>
      </w:tr>
      <w:tr w:rsidR="00BD40F3" w:rsidRPr="00BC7EF4" w14:paraId="1562E47B" w14:textId="77777777">
        <w:trPr>
          <w:trHeight w:val="597"/>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A8C1A3E"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A7</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BD763F0"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Drift Diagnostics &amp; Rollback</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121B67E"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Detect anomalies early, revert, and annotate causes.</w:t>
            </w:r>
          </w:p>
        </w:tc>
      </w:tr>
      <w:tr w:rsidR="00BD40F3" w:rsidRPr="00BC7EF4" w14:paraId="56D01F74" w14:textId="77777777">
        <w:trPr>
          <w:trHeight w:val="597"/>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DE3FAF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A8</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E1F4C4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Permissioned Actions &amp; Approvals</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1BE911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Gate material changes through explicit consent.</w:t>
            </w:r>
          </w:p>
        </w:tc>
      </w:tr>
      <w:tr w:rsidR="00BD40F3" w:rsidRPr="00BC7EF4" w14:paraId="46A61837" w14:textId="77777777">
        <w:trPr>
          <w:trHeight w:val="360"/>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9537CA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A9</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2E218D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Compaction &amp; State Notes</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6E0BC5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Summarise long histories into concise digests.</w:t>
            </w:r>
          </w:p>
        </w:tc>
      </w:tr>
      <w:tr w:rsidR="00BD40F3" w:rsidRPr="00BC7EF4" w14:paraId="7B95FC3F" w14:textId="77777777">
        <w:trPr>
          <w:trHeight w:val="597"/>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CFBE22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A10</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620BD4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Audit Trail &amp; Release Process</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10A1A0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Freeze, log, and archive artefacts for traceability.</w:t>
            </w:r>
          </w:p>
        </w:tc>
      </w:tr>
    </w:tbl>
    <w:p w14:paraId="43FAFE70"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EFFF65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C993CEC" w14:textId="77777777" w:rsidR="00BD40F3" w:rsidRPr="00BC7EF4" w:rsidRDefault="00B6649B" w:rsidP="00385F52">
      <w:pPr>
        <w:spacing w:after="120" w:line="276" w:lineRule="auto"/>
        <w:ind w:firstLine="720"/>
        <w:contextualSpacing/>
        <w:jc w:val="both"/>
        <w:rPr>
          <w:rFonts w:eastAsia="Times New Roman" w:cs="Times New Roman"/>
          <w:szCs w:val="24"/>
        </w:rPr>
      </w:pPr>
      <w:del w:id="1024" w:author="ChatGPT" w:date="2026-09-24T20:20:07Z">
        <w:r>
          <w:delText w:space="preserve">Together, these controls implement deterministic reasoning inside human–AI loops.</w:delText>
        </w:r>
      </w:del>
      <w:ins w:id="1025" w:author="ChatGPT" w:date="2026-09-24T20:20:07Z">
        <w:r>
          <w:t w:space="preserve">Together, these controls specify documented checkpoints within a human-AI workflow. They do not make model reasoning deterministic.</w:t>
        </w:r>
      </w:ins>
    </w:p>
    <w:p w14:paraId="6DC2E5C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(3) Cadence and audit rhythm.  A minimal temporal cycle—daily pulse, weekly review, monthly audit, quarterly freeze—keeps the system honest without over-instrumentation.</w:t>
      </w:r>
    </w:p>
    <w:p w14:paraId="68F4E38B" w14:textId="77777777" w:rsidR="00BD40F3" w:rsidRPr="00BC7EF4" w:rsidRDefault="00B6649B" w:rsidP="00385F52">
      <w:pPr>
        <w:spacing w:after="120" w:line="276" w:lineRule="auto"/>
        <w:ind w:firstLine="720"/>
        <w:contextualSpacing/>
        <w:jc w:val="both"/>
        <w:rPr>
          <w:rFonts w:eastAsia="Times New Roman" w:cs="Times New Roman"/>
          <w:szCs w:val="24"/>
        </w:rPr>
      </w:pPr>
      <w:del w:id="1026" w:author="ChatGPT" w:date="2026-09-24T20:20:07Z">
        <w:r>
          <w:delText w:space="preserve">This paper contributes an applied blueprint rather than a new model. It asks a practical question: How can an existing model remain dependable in the messy, multi-week regime? Our primary case concerns an investment-strategy environment, but the same fragilities appear in research programs, legal case management, product-incident response, and enterprise knowledge operations. We demonstrate that modest structure—a handful of files and explicit control gates—delivers disproportionate reliability gains.</w:delText>
        </w:r>
      </w:del>
      <w:ins w:id="1027" w:author="ChatGPT" w:date="2026-09-24T20:20:07Z">
        <w:r>
          <w:t w:space="preserve">This paper contributes an applied design description rather than a new model. It asks a practical question: how might an existing model be supported in a messy, multi-week regime? Its primary case concerns an investment-strategy environment, while similar workflow risks may arise in research programs, legal case management, product-incident response, and knowledge operations. The proposed structure may support reliability, but that proposition requires prospective evaluation.</w:t>
        </w:r>
      </w:ins>
    </w:p>
    <w:p w14:paraId="15CA41D0" w14:textId="77777777" w:rsidR="00BD40F3" w:rsidRPr="00BC7EF4" w:rsidRDefault="00B6649B" w:rsidP="00385F52">
      <w:pPr>
        <w:spacing w:after="120" w:line="276" w:lineRule="auto"/>
        <w:ind w:firstLine="720"/>
        <w:contextualSpacing/>
        <w:jc w:val="both"/>
        <w:rPr>
          <w:rFonts w:eastAsia="Times New Roman" w:cs="Times New Roman"/>
          <w:szCs w:val="24"/>
        </w:rPr>
      </w:pPr>
      <w:del w:id="1028" w:author="ChatGPT" w:date="2026-09-24T20:20:07Z">
        <w:r>
          <w:delText w:space="preserve">Purpose and contribution.  The contribution of this work is twofold. First, it reframes long-horizon AI collaboration as a governance and context-engineering problem, extending existing literature on prompt optimization and agentic design. Second, it operationalizes that reframing through a reproducible file architecture and a lightweight control stack validated in an active deployment. The framework bridges human managerial discipline and machine procedural reliability, providing a template for dependable hybrid cognition.</w:delText>
        </w:r>
      </w:del>
      <w:ins w:id="1029" w:author="ChatGPT" w:date="2026-09-24T20:20:07Z">
        <w:r>
          <w:t w:space="preserve">Purpose and contribution. This work describes long-horizon AI collaboration as a governance and context-engineering problem, and documents the file architecture and lightweight control stack developed in one active collaboration. It does not claim to validate effectiveness, reproducibility, or comparative performance.</w:t>
        </w:r>
      </w:ins>
    </w:p>
    <w:p w14:paraId="0B4B74C6" w14:textId="77777777" w:rsidR="00BD40F3" w:rsidRPr="00BC7EF4" w:rsidRDefault="00B6649B" w:rsidP="00385F52">
      <w:pPr>
        <w:spacing w:after="120" w:line="276" w:lineRule="auto"/>
        <w:ind w:firstLine="720"/>
        <w:contextualSpacing/>
        <w:jc w:val="both"/>
        <w:rPr>
          <w:rFonts w:eastAsia="Times New Roman" w:cs="Times New Roman"/>
          <w:szCs w:val="24"/>
        </w:rPr>
      </w:pPr>
      <w:del w:id="1030" w:author="ChatGPT" w:date="2026-09-24T20:20:07Z">
        <w:r>
          <w:delText w:space="preserve">The remainder of the paper proceeds as follows. Section 2 situates our approach within context-engineering and agentic-systems research. Section 3 details the architecture and control stack with worked examples. Section 4 presents results, ablations, and case slices. Section 5 discusses limitations; Section 6 outlines adoption playbooks; Section 7 examines ethics and reproducibility. Section 8 concludes with practical guidance for real-world adoption.</w:delText>
        </w:r>
      </w:del>
      <w:ins w:id="1031" w:author="ChatGPT" w:date="2026-09-24T20:20:07Z">
        <w:r>
          <w:t w:space="preserve">The remainder of the corrected paper retains the original subject areas while distinguishing historical descriptions from claims requiring prospective evaluation. It reviews relevant literature; describes the architecture and its limits; records the evidentiary limitations of the original outcome claims; and outlines ethical and practical considerations without claiming certification or demonstrated effectiveness.</w:t>
        </w:r>
      </w:ins>
    </w:p>
    <w:p w14:paraId="68CB89D9"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63743354" w14:textId="77777777" w:rsidR="00BD40F3" w:rsidRPr="00BC7EF4" w:rsidRDefault="00B6649B" w:rsidP="00234990">
      <w:pPr>
        <w:keepNext/>
        <w:keepLines/>
        <w:numPr>
          <w:ilvl w:val="0"/>
          <w:numId w:val="4"/>
        </w:numPr>
        <w:spacing w:after="120" w:line="276" w:lineRule="auto"/>
        <w:ind w:firstLine="720"/>
        <w:contextualSpacing/>
        <w:rPr>
          <w:rFonts w:eastAsia="Times New Roman" w:cs="Times New Roman"/>
          <w:b/>
          <w:szCs w:val="24"/>
        </w:rPr>
      </w:pPr>
      <w:r w:rsidRPr="00BC7EF4">
        <w:rPr>
          <w:rFonts w:eastAsia="Times New Roman" w:cs="Times New Roman"/>
          <w:b/>
          <w:szCs w:val="24"/>
        </w:rPr>
        <w:t>Related Work</w:t>
      </w:r>
    </w:p>
    <w:p w14:paraId="7BE21420" w14:textId="77777777" w:rsidR="00BD40F3" w:rsidRPr="00BC7EF4" w:rsidRDefault="00BD40F3" w:rsidP="00385F52">
      <w:pPr>
        <w:keepNext/>
        <w:keepLines/>
        <w:spacing w:after="120" w:line="276" w:lineRule="auto"/>
        <w:ind w:left="1004" w:firstLine="720"/>
        <w:contextualSpacing/>
        <w:jc w:val="both"/>
        <w:rPr>
          <w:rFonts w:eastAsia="Times New Roman" w:cs="Times New Roman"/>
          <w:b/>
          <w:szCs w:val="24"/>
        </w:rPr>
      </w:pPr>
    </w:p>
    <w:p w14:paraId="2B2AFE12" w14:textId="12C0EE6D" w:rsidR="00BD40F3" w:rsidRDefault="00B6649B" w:rsidP="00D138A4">
      <w:pPr>
        <w:keepNext/>
        <w:keepLines/>
        <w:spacing w:after="120" w:line="276" w:lineRule="auto"/>
        <w:ind w:firstLine="0"/>
        <w:contextualSpacing/>
        <w:rPr>
          <w:rFonts w:eastAsia="Times New Roman" w:cs="Times New Roman"/>
          <w:b/>
          <w:i/>
          <w:szCs w:val="24"/>
        </w:rPr>
      </w:pPr>
      <w:r w:rsidRPr="00BC7EF4">
        <w:rPr>
          <w:rFonts w:eastAsia="Times New Roman" w:cs="Times New Roman"/>
          <w:b/>
          <w:i/>
          <w:szCs w:val="24"/>
        </w:rPr>
        <w:t>Overview</w:t>
      </w:r>
    </w:p>
    <w:p w14:paraId="53B913AA" w14:textId="77777777" w:rsidR="00D138A4" w:rsidRPr="00BC7EF4" w:rsidRDefault="00D138A4" w:rsidP="00D138A4">
      <w:pPr>
        <w:keepNext/>
        <w:keepLines/>
        <w:spacing w:after="120" w:line="276" w:lineRule="auto"/>
        <w:ind w:firstLine="0"/>
        <w:contextualSpacing/>
        <w:rPr>
          <w:rFonts w:eastAsia="Times New Roman" w:cs="Times New Roman"/>
          <w:b/>
          <w:i/>
          <w:szCs w:val="24"/>
        </w:rPr>
      </w:pPr>
    </w:p>
    <w:p w14:paraId="2B61C87D" w14:textId="77777777" w:rsidR="00BD40F3" w:rsidRDefault="00B6649B" w:rsidP="00385F52">
      <w:pPr>
        <w:spacing w:after="120" w:line="276" w:lineRule="auto"/>
        <w:ind w:firstLine="720"/>
        <w:contextualSpacing/>
        <w:jc w:val="both"/>
        <w:rPr>
          <w:rFonts w:eastAsia="Times New Roman" w:cs="Times New Roman"/>
          <w:szCs w:val="24"/>
        </w:rPr>
      </w:pPr>
      <w:del w:id="1032" w:author="ChatGPT" w:date="2026-09-26T20:56:40Z">
        <w:r>
          <w:delText w:space="preserve">The evolution of large-language-model (LLM) methodology has moved from prompt engineering—optimising token sequences—to context engineering, the design of the entire information state that conditions a model during inference. Context engineering treats prompts, memory, retrieval caches, and external tools as components of a single dynamic state vector. It extends optimisation from linguistic expression to context allocation: deciding what subset of tokens most efficiently drives desired behaviour under the model’s limited attention budget O(n²). Recent work explores context-length scaling (LongBench 2023; Needle-in-a-Haystack 2024), memory persistence (He et al., 2023), and agentic orchestration (ReAct, Toolformer, AutoGPT). Yet few studies formalise governance, provenance, or numeric reproducibility. Our framework integrates these neglected dimensions by coupling context engineering with deterministic controls (A1–A10) and canonical separation of text and numerics. We shift focus from inside-the-model optimisation to outside-the-model reliability.</w:delText>
        </w:r>
      </w:del>
      <w:ins w:id="1033" w:author="ChatGPT" w:date="2026-09-26T20:56:40Z">
        <w:r>
          <w:t w:space="preserve">Related work frames context engineering as the design of the information supplied to a model during a task, including prompts, retained notes, retrieved material, and tools. Relevant work considers context length, memory persistence, and tool use. This paper uses that literature to motivate attention to provenance and numeric traceability; it does not claim a systematic review of the field.</w:t>
        </w:r>
      </w:ins>
    </w:p>
    <w:p w14:paraId="371A35D6"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615535FB" w14:textId="5A81B9FA" w:rsidR="00BD40F3" w:rsidRDefault="00B6649B" w:rsidP="00D138A4">
      <w:pPr>
        <w:spacing w:after="120" w:line="276" w:lineRule="auto"/>
        <w:ind w:firstLine="0"/>
        <w:contextualSpacing/>
        <w:rPr>
          <w:rFonts w:eastAsia="Times New Roman" w:cs="Times New Roman"/>
          <w:b/>
          <w:i/>
          <w:szCs w:val="24"/>
        </w:rPr>
      </w:pPr>
      <w:r w:rsidRPr="00BC7EF4">
        <w:rPr>
          <w:rFonts w:eastAsia="Times New Roman" w:cs="Times New Roman"/>
          <w:b/>
          <w:i/>
          <w:szCs w:val="24"/>
        </w:rPr>
        <w:t>Context vs Prompt Engineering</w:t>
      </w:r>
    </w:p>
    <w:p w14:paraId="4E4D1351" w14:textId="77777777" w:rsidR="00D138A4" w:rsidRPr="00BC7EF4" w:rsidRDefault="00D138A4" w:rsidP="00D138A4">
      <w:pPr>
        <w:spacing w:after="120" w:line="276" w:lineRule="auto"/>
        <w:ind w:firstLine="0"/>
        <w:contextualSpacing/>
        <w:rPr>
          <w:rFonts w:eastAsia="Times New Roman" w:cs="Times New Roman"/>
          <w:i/>
          <w:szCs w:val="24"/>
        </w:rPr>
      </w:pPr>
    </w:p>
    <w:p w14:paraId="1D04BE78" w14:textId="77777777" w:rsidR="00BD40F3" w:rsidRDefault="00B6649B" w:rsidP="00385F52">
      <w:pPr>
        <w:spacing w:after="120" w:line="276" w:lineRule="auto"/>
        <w:ind w:firstLine="720"/>
        <w:contextualSpacing/>
        <w:jc w:val="both"/>
        <w:rPr>
          <w:rFonts w:eastAsia="Times New Roman" w:cs="Times New Roman"/>
          <w:szCs w:val="24"/>
        </w:rPr>
      </w:pPr>
      <w:del w:id="1034" w:author="ChatGPT" w:date="2026-09-26T20:56:40Z">
        <w:r>
          <w:delText w:space="preserve">Prompt engineering tunes token-level phrasing to exploit gradient-trained priors. Context engineering instead manipulates the conditioning set—retrieved passages R, examples E, and history H → C = R ∪ E ∪ H—to maximise output stability. Where prompting searches a local surface in embedding space, context engineering constrains the manifold of admissible states. Anthropic’s Claude Code and OpenAI’s Memory API exemplify this shift. Our approach extends it further: rather than curating raw context, we canonicalise facts via A2 (Single Source of Truth) so every numeric variable x has one authoritative instance x̂ stored in the Canonical Numbers Sheet. This converts context selection into a reproducible lookup operation.</w:delText>
        </w:r>
      </w:del>
      <w:ins w:id="1035" w:author="ChatGPT" w:date="2026-09-26T20:56:40Z">
        <w:r>
          <w:t w:space="preserve">Prompt engineering concerns how instructions are phrased. Context engineering concerns the selection and maintenance of task-relevant information, such as retrieved material, examples, and history. The approach described here treats a canonical record as a documented source for numeric values; this is a workflow design choice, not a claim of deterministic model output.</w:t>
        </w:r>
      </w:ins>
    </w:p>
    <w:p w14:paraId="37049939"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5A0BC4BA" w14:textId="79463FF5" w:rsidR="00BD40F3" w:rsidRDefault="00B6649B" w:rsidP="00234990">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Context Rot &amp; Long-Horizon Limits</w:t>
      </w:r>
    </w:p>
    <w:p w14:paraId="5995EC77" w14:textId="77777777" w:rsidR="00D138A4" w:rsidRPr="00BC7EF4" w:rsidRDefault="00D138A4" w:rsidP="00234990">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10870A2F" w14:textId="77777777" w:rsidR="00BD40F3" w:rsidRDefault="00B6649B" w:rsidP="00385F52">
      <w:pPr>
        <w:spacing w:after="120" w:line="276" w:lineRule="auto"/>
        <w:ind w:firstLine="720"/>
        <w:contextualSpacing/>
        <w:jc w:val="both"/>
        <w:rPr>
          <w:rFonts w:eastAsia="Times New Roman" w:cs="Times New Roman"/>
          <w:szCs w:val="24"/>
        </w:rPr>
      </w:pPr>
      <w:del w:id="1036" w:author="ChatGPT" w:date="2026-09-26T20:56:40Z">
        <w:r>
          <w:delText w:space="preserve">Transformer attention cost scales quadratically O(n²), creating an implicit upper bound on coherent token span. Empirically, retrieval accuracy degrades roughly ∝ n⁻⁰·³ once n exceeds training-time averages (Needle-in-a-Haystack Bench 2024). Even architectures using ALiBi (Press et al., 2022) or recurrence (Transformer-XL, RWKV) exhibit gradient diffusion. This “context rot” manifests as temporal non-stationarity in response distributions p(y | x₁…xₙ). Our system treats rot as a physical constraint: we apply A9 (Compaction &amp; State Notes) to compress logs L → L′ while preserving sufficient statistics Σ, minimising KL(L || L′). Thus rot is mitigated procedurally rather than algorithmically (Anthropic Applied AI, 2025).</w:delText>
        </w:r>
      </w:del>
      <w:ins w:id="1037" w:author="ChatGPT" w:date="2026-09-26T20:56:40Z">
        <w:r>
          <w:t w:space="preserve">Long contexts can make it harder to maintain a clear and current task state. This paper uses the term “context rot” descriptively for that workflow risk. It describes periodic compaction and review as proposed safeguards; it does not establish a universal threshold, loss rate, or mathematical model of the problem.</w:t>
        </w:r>
      </w:ins>
    </w:p>
    <w:p w14:paraId="20E17805"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279E7528" w14:textId="77777777" w:rsidR="00BD40F3" w:rsidRDefault="00B6649B"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Agentic Loops &amp; Tool Use (</w:t>
      </w:r>
      <w:proofErr w:type="spellStart"/>
      <w:r w:rsidRPr="00BC7EF4">
        <w:rPr>
          <w:rFonts w:eastAsia="Times New Roman" w:cs="Times New Roman"/>
          <w:b/>
          <w:i/>
          <w:color w:val="000000"/>
          <w:szCs w:val="24"/>
        </w:rPr>
        <w:t>ReAct</w:t>
      </w:r>
      <w:proofErr w:type="spellEnd"/>
      <w:r w:rsidRPr="00BC7EF4">
        <w:rPr>
          <w:rFonts w:eastAsia="Times New Roman" w:cs="Times New Roman"/>
          <w:b/>
          <w:i/>
          <w:color w:val="000000"/>
          <w:szCs w:val="24"/>
        </w:rPr>
        <w:t xml:space="preserve"> / </w:t>
      </w:r>
      <w:proofErr w:type="spellStart"/>
      <w:r w:rsidRPr="00BC7EF4">
        <w:rPr>
          <w:rFonts w:eastAsia="Times New Roman" w:cs="Times New Roman"/>
          <w:b/>
          <w:i/>
          <w:color w:val="000000"/>
          <w:szCs w:val="24"/>
        </w:rPr>
        <w:t>Toolformer</w:t>
      </w:r>
      <w:proofErr w:type="spellEnd"/>
      <w:r w:rsidRPr="00BC7EF4">
        <w:rPr>
          <w:rFonts w:eastAsia="Times New Roman" w:cs="Times New Roman"/>
          <w:b/>
          <w:i/>
          <w:color w:val="000000"/>
          <w:szCs w:val="24"/>
        </w:rPr>
        <w:t>)</w:t>
      </w:r>
    </w:p>
    <w:p w14:paraId="3D4D06AD" w14:textId="77777777" w:rsidR="00D138A4" w:rsidRPr="00BC7EF4" w:rsidRDefault="00D138A4"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05014F55" w14:textId="77777777" w:rsidR="00BD40F3" w:rsidRDefault="00B6649B" w:rsidP="00385F52">
      <w:pPr>
        <w:spacing w:after="120" w:line="276" w:lineRule="auto"/>
        <w:ind w:firstLine="720"/>
        <w:contextualSpacing/>
        <w:jc w:val="both"/>
        <w:rPr>
          <w:rFonts w:eastAsia="Times New Roman" w:cs="Times New Roman"/>
          <w:szCs w:val="24"/>
        </w:rPr>
      </w:pPr>
      <w:del w:id="1038" w:author="ChatGPT" w:date="2026-09-26T20:56:40Z">
        <w:r>
          <w:delText w:space="preserve">ReAct (Yao et al., 2022) and Toolformer (Schick et al., 2023) enable models to call external functions f ∈ 𝒯 through reasoning-action loops. Each call introduces asynchronous state sₜ₊₁ = f(oₜ), raising issues of partial observability and provenance. Our control A3 (File Registry &amp; Checksums) records ⟨prompt, tool, output⟩ triples with hash h = SHA256(concat(…)), linking every downstream reasoning step to its verified source. This extends ReAct-style autonomy with ledger-level auditability, aligning with MLflow-style experiment tracking but at conversational granularity.</w:delText>
        </w:r>
      </w:del>
      <w:ins w:id="1039" w:author="ChatGPT" w:date="2026-09-26T20:56:40Z">
        <w:r>
          <w:t w:space="preserve">Tool-use approaches such as ReAct and Toolformer motivate the need to record inputs, actions, and outputs when a workflow depends on external information. The Paper 1 approach proposes file and version records as a way to support provenance. It does not establish complete conversational lineage or ledger-level auditability from the available record.</w:t>
        </w:r>
      </w:ins>
    </w:p>
    <w:p w14:paraId="3260976C"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1E4D3484" w14:textId="77777777" w:rsidR="00BD40F3" w:rsidRDefault="00B6649B"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Retrieval-Augmented Generation (RAG)</w:t>
      </w:r>
    </w:p>
    <w:p w14:paraId="47582033" w14:textId="77777777" w:rsidR="00D138A4" w:rsidRPr="00BC7EF4" w:rsidRDefault="00D138A4"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12E46E1E" w14:textId="77777777" w:rsidR="00BD40F3" w:rsidRDefault="00B6649B" w:rsidP="00385F52">
      <w:pPr>
        <w:spacing w:after="120" w:line="276" w:lineRule="auto"/>
        <w:ind w:firstLine="720"/>
        <w:contextualSpacing/>
        <w:jc w:val="both"/>
        <w:rPr>
          <w:rFonts w:eastAsia="Times New Roman" w:cs="Times New Roman"/>
          <w:szCs w:val="24"/>
        </w:rPr>
      </w:pPr>
      <w:del w:id="1040" w:author="ChatGPT" w:date="2026-09-26T20:56:40Z">
        <w:r>
          <w:delText w:space="preserve">RAG (Lewis et al., 2020) retrieves top-k documents Dₖ via embedding similarity sim(q, d). It improves factual recall but not temporal validity; ∂Dₖ/∂t ≠ 0 as corpora evolve. To stabilise provenance, we couple retrieval with A2 (Single Source of Truth): once Dₖ is used, extracted facts fᵢ are written to canonical storage S and referenced by ID. This yields deterministic regeneration G(q, S, ID) → y without depending on ephemeral retrievers. Our logs show 0 unresolved ID collisions across N = 842 retrieval events in the case study.</w:delText>
        </w:r>
      </w:del>
      <w:ins w:id="1041" w:author="ChatGPT" w:date="2026-09-26T20:56:40Z">
        <w:r>
          <w:t w:space="preserve">Retrieval-augmented generation can use external material to inform a response, but the relevance and currency of that material require judgement. The approach described here proposes recording numeric values in a designated canonical source after they have been checked. It does not report a validated retrieval benchmark or event count.</w:t>
        </w:r>
      </w:ins>
    </w:p>
    <w:p w14:paraId="6F991340"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60613749" w14:textId="77777777" w:rsidR="00BD40F3" w:rsidRDefault="00B6649B"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Chain-of-Thought &amp; Reasoning Control</w:t>
      </w:r>
    </w:p>
    <w:p w14:paraId="19141AFF" w14:textId="77777777" w:rsidR="00D138A4" w:rsidRPr="00BC7EF4" w:rsidRDefault="00D138A4"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0C92C2D1" w14:textId="77777777" w:rsidR="00BD40F3" w:rsidRDefault="00B6649B" w:rsidP="00385F52">
      <w:pPr>
        <w:spacing w:after="120" w:line="276" w:lineRule="auto"/>
        <w:ind w:firstLine="720"/>
        <w:contextualSpacing/>
        <w:jc w:val="both"/>
        <w:rPr>
          <w:rFonts w:eastAsia="Times New Roman" w:cs="Times New Roman"/>
          <w:szCs w:val="24"/>
        </w:rPr>
      </w:pPr>
      <w:del w:id="1042" w:author="ChatGPT" w:date="2026-09-26T20:56:40Z">
        <w:r>
          <w:delText w:space="preserve">Chain-of-Thought (CoT) prompting (Wei et al., 2022) and Tree-of-Thought (ToT) approaches expose intermediate reasoning paths r₁…rₖ. While these increase interpretability, they inflate token cost and variance Var(y | r) ≈ 0.12 for k &gt; 5. We externalise reasoning control: A1 (Accuracy &gt; Speed) and A5 (Sanity Checks &amp; Unit Tests) enforce deterministic checkpoints between rᵢ. This converts stochastic textual reasoning into a finite-state process rᵢ → rᵢ₊₁ only after validation v(rᵢ)=True. It aligns with formal verification pipelines rather than heuristic self-consistency.</w:delText>
        </w:r>
      </w:del>
      <w:ins w:id="1043" w:author="ChatGPT" w:date="2026-09-26T20:56:40Z">
        <w:r>
          <w:t w:space="preserve">Reasoning and tool-use methods can benefit from explicit checks before a high-stakes action. The Paper 1 controls describe proposed checkpoints for numeric verification and challenge resolution. They do not convert model reasoning into a deterministic finite-state process.</w:t>
        </w:r>
      </w:ins>
    </w:p>
    <w:p w14:paraId="7D2089D8"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7548707D" w14:textId="77777777" w:rsidR="00BD40F3" w:rsidRDefault="00B6649B"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Memory &amp; Structured Note-Taking</w:t>
      </w:r>
    </w:p>
    <w:p w14:paraId="321825B7" w14:textId="77777777" w:rsidR="00D138A4" w:rsidRPr="00BC7EF4" w:rsidRDefault="00D138A4"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77105DD3" w14:textId="77777777" w:rsidR="00BD40F3" w:rsidRDefault="00B6649B" w:rsidP="00385F52">
      <w:pPr>
        <w:spacing w:after="120" w:line="276" w:lineRule="auto"/>
        <w:ind w:firstLine="720"/>
        <w:contextualSpacing/>
        <w:jc w:val="both"/>
        <w:rPr>
          <w:rFonts w:eastAsia="Times New Roman" w:cs="Times New Roman"/>
          <w:szCs w:val="24"/>
        </w:rPr>
      </w:pPr>
      <w:del w:id="1044" w:author="ChatGPT" w:date="2026-09-26T20:56:40Z">
        <w:r>
          <w:delText w:space="preserve">Persistent vector memory mₜ ∈ ℝᵈ retains embeddings across sessions but suffers catastrophic interference ∂mₜ/∂t ≈ βmₜ. Structured note-taking systems (e.g., MemGPT, Gemini 1.5 Memory) partition mₜ into slots ⟨key, value⟩. We implement analogous persistence outside the model: A9 (Compaction &amp; State Notes) and A10 (Audit Trail) store distilled state ζₜ = compress(historical I/O) as human-readable Markdown. This preserves semantic vectors while allowing differential versioning Δζ = ζₜ – ζₜ₋₁. Human audits confirmed zero semantic drift over 12 cycles (&lt; 0.5 % edit distance Δ).</w:delText>
        </w:r>
      </w:del>
      <w:ins w:id="1045" w:author="ChatGPT" w:date="2026-09-26T20:56:40Z">
        <w:r>
          <w:t w:space="preserve">Persistent memory and structured notes can help maintain task state across sessions. Paper 1 describes compaction notes and audit records as a human-readable approach to this problem. It does not establish zero semantic drift or a measured fidelity rate.</w:t>
        </w:r>
      </w:ins>
    </w:p>
    <w:p w14:paraId="22ADE4A7" w14:textId="77777777" w:rsidR="00175F9B"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szCs w:val="24"/>
        </w:rPr>
      </w:pPr>
    </w:p>
    <w:p w14:paraId="49EC4F94" w14:textId="557272E0"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Compaction / Summarisation for Long Contexts</w:t>
      </w:r>
    </w:p>
    <w:p w14:paraId="4A6CC589"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09B5B836" w14:textId="77777777" w:rsidR="00BD40F3" w:rsidRDefault="00B6649B" w:rsidP="00385F52">
      <w:pPr>
        <w:spacing w:after="120" w:line="276" w:lineRule="auto"/>
        <w:ind w:firstLine="720"/>
        <w:contextualSpacing/>
        <w:jc w:val="both"/>
        <w:rPr>
          <w:rFonts w:eastAsia="Times New Roman" w:cs="Times New Roman"/>
          <w:szCs w:val="24"/>
        </w:rPr>
      </w:pPr>
      <w:del w:id="1046" w:author="ChatGPT" w:date="2026-09-26T20:56:40Z">
        <w:r>
          <w:delText w:space="preserve">Summarisation pipelines use encoder–decoder architectures (PEGASUS, LongT5) or token selection (TTDA 2024). Typical loss in factual fidelity ≈ 3 % per 10 k tokens (Zhang et al.). We mitigate by applying bounded-horizon compaction every Δt = 24 h, producing digest δ = Σ × M where M is mutual-information mask. Human review R_h(δ) ensures ∂truth/∂δ → 0. This hybrid summarisation–audit loop, governed by A9, maintains entropy H within ± 0.02 of baseline transcripts, preventing latent meaning collapse.</w:delText>
        </w:r>
      </w:del>
      <w:ins w:id="1047" w:author="ChatGPT" w:date="2026-09-26T20:56:40Z">
        <w:r>
          <w:t w:space="preserve">Summarisation can reduce the amount of prior context that must be carried forward, while creating a risk that important detail is omitted. Paper 1 describes bounded compaction with human review as a proposed safeguard. It does not establish a universal fidelity loss rate, review interval, or entropy bound.</w:t>
        </w:r>
      </w:ins>
    </w:p>
    <w:p w14:paraId="20D5CF9E" w14:textId="77777777" w:rsidR="00175F9B" w:rsidRPr="00BC7EF4" w:rsidRDefault="00175F9B" w:rsidP="00385F52">
      <w:pPr>
        <w:spacing w:after="120" w:line="276" w:lineRule="auto"/>
        <w:ind w:firstLine="720"/>
        <w:contextualSpacing/>
        <w:jc w:val="both"/>
        <w:rPr>
          <w:rFonts w:eastAsia="Times New Roman" w:cs="Times New Roman"/>
          <w:szCs w:val="24"/>
        </w:rPr>
      </w:pPr>
    </w:p>
    <w:p w14:paraId="1B68A21F" w14:textId="77777777"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Multi-Agent Orchestration</w:t>
      </w:r>
    </w:p>
    <w:p w14:paraId="704F2A6F"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18204313" w14:textId="77777777" w:rsidR="00BD40F3" w:rsidRDefault="00B6649B" w:rsidP="00385F52">
      <w:pPr>
        <w:spacing w:after="120" w:line="276" w:lineRule="auto"/>
        <w:ind w:firstLine="720"/>
        <w:contextualSpacing/>
        <w:jc w:val="both"/>
        <w:rPr>
          <w:rFonts w:eastAsia="Times New Roman" w:cs="Times New Roman"/>
          <w:szCs w:val="24"/>
        </w:rPr>
      </w:pPr>
      <w:del w:id="1048" w:author="ChatGPT" w:date="2026-09-26T20:56:40Z">
        <w:r>
          <w:delText w:space="preserve">Multi-agent frameworks (AutoGPT, CrewAI, Voyager) decompose tasks across agents aᵢ communicating via shared memory μ. Empirical studies show coordination overhead O(k²) with k agents &gt; 5. We constrain k = 1 (model) + 1 (human), yielding O(1) synchronisation cost. Control A8 (Permissioned Actions) and A6 (Cross-Document Reconciliation) maintain strong consistency μ₁ = μ₂. This “dyadic architecture” optimises interpretability and removes emergent drift common in decentralised agent clusters.</w:delText>
        </w:r>
      </w:del>
      <w:ins w:id="1049" w:author="ChatGPT" w:date="2026-09-26T20:56:40Z">
        <w:r>
          <w:t w:space="preserve">Multi-agent workflows can introduce additional coordination and provenance questions. The case described in Paper 1 involved one human and one AI system. This paper does not compare that arrangement with multi-agent alternatives or establish a coordination-cost model.</w:t>
        </w:r>
      </w:ins>
    </w:p>
    <w:p w14:paraId="4D242E84" w14:textId="77777777" w:rsidR="00175F9B" w:rsidRPr="00BC7EF4" w:rsidRDefault="00175F9B" w:rsidP="00385F52">
      <w:pPr>
        <w:spacing w:after="120" w:line="276" w:lineRule="auto"/>
        <w:ind w:firstLine="720"/>
        <w:contextualSpacing/>
        <w:jc w:val="both"/>
        <w:rPr>
          <w:rFonts w:eastAsia="Times New Roman" w:cs="Times New Roman"/>
          <w:szCs w:val="24"/>
        </w:rPr>
      </w:pPr>
    </w:p>
    <w:p w14:paraId="28B9F224" w14:textId="77777777"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Provenance, Auditability &amp; Reproducibility</w:t>
      </w:r>
    </w:p>
    <w:p w14:paraId="68D96671"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008B1870" w14:textId="77777777" w:rsidR="00BD40F3" w:rsidRDefault="00B6649B" w:rsidP="00385F52">
      <w:pPr>
        <w:spacing w:after="120" w:line="276" w:lineRule="auto"/>
        <w:ind w:firstLine="720"/>
        <w:contextualSpacing/>
        <w:jc w:val="both"/>
        <w:rPr>
          <w:rFonts w:eastAsia="Times New Roman" w:cs="Times New Roman"/>
          <w:szCs w:val="24"/>
        </w:rPr>
      </w:pPr>
      <w:del w:id="1050" w:author="ChatGPT" w:date="2026-09-26T20:56:40Z">
        <w:r>
          <w:delText w:space="preserve">Experiment-tracking systems (MLflow, Weights &amp; Biases) log parameters θ and results y for gradient-based models. Conversational systems lack such lineage. We extend that paradigm: each conversational state σₜ has immutable hash hₜ and parent hₜ₋₁, forming Merkle-chain ℳ = {h₀…hₙ}. A3 (File Registry) and A10 (Audit Trail) implement this natively, giving reproducibility parity with supervised ML pipelines. Verification latency &lt; 20 ms per checkpoint (N = 1 024). This operationalises “explainable AI” as traceable AI.</w:delText>
        </w:r>
      </w:del>
      <w:ins w:id="1051" w:author="ChatGPT" w:date="2026-09-26T20:56:40Z">
        <w:r>
          <w:t w:space="preserve">Experiment-tracking systems illustrate the value of recording parameters and results. Paper 1 proposes that version records and audit trails may help with provenance in conversational work. It does not establish immutable conversational hash chains, verification latency, or reproducibility parity with supervised machine-learning pipelines.</w:t>
        </w:r>
      </w:ins>
    </w:p>
    <w:p w14:paraId="4E032463" w14:textId="77777777" w:rsidR="00175F9B" w:rsidRPr="00BC7EF4" w:rsidRDefault="00175F9B" w:rsidP="00385F52">
      <w:pPr>
        <w:spacing w:after="120" w:line="276" w:lineRule="auto"/>
        <w:ind w:firstLine="720"/>
        <w:contextualSpacing/>
        <w:jc w:val="both"/>
        <w:rPr>
          <w:rFonts w:eastAsia="Times New Roman" w:cs="Times New Roman"/>
          <w:szCs w:val="24"/>
        </w:rPr>
      </w:pPr>
    </w:p>
    <w:p w14:paraId="73352D7E" w14:textId="77777777"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Human–AI Teaming Literature</w:t>
      </w:r>
    </w:p>
    <w:p w14:paraId="7DDDCBE7"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5A1F2C71" w14:textId="77777777" w:rsidR="00BD40F3" w:rsidRDefault="00B6649B" w:rsidP="00385F52">
      <w:pPr>
        <w:spacing w:after="120" w:line="276" w:lineRule="auto"/>
        <w:ind w:firstLine="720"/>
        <w:contextualSpacing/>
        <w:jc w:val="both"/>
        <w:rPr>
          <w:rFonts w:eastAsia="Times New Roman" w:cs="Times New Roman"/>
          <w:szCs w:val="24"/>
        </w:rPr>
      </w:pPr>
      <w:del w:id="1052" w:author="ChatGPT" w:date="2026-09-26T20:56:40Z">
        <w:r>
          <w:delText w:space="preserve">Human–AI teaming studies (Klein et al., 2023; NASA TA3 2022) identify optimal trust calibration T ≈ 0.6 – 0.8 (correlation between AI advice and human acceptance). Over-automation (T &gt; 0.9) reduces vigilance; under-automation (T &lt; 0.5) creates fatigue. Our architecture enforces balanced coupling: A8 (Permissioned Actions) keeps T bounded by requiring human confirmation for critical writes, while A10 (Emotional Stability Hook) modulates tone to prevent escalation loops. This yields sustainable cognitive load C ≈ C₀ + ε ≤ 1.1 C₀ after 50 sessions.</w:delText>
        </w:r>
      </w:del>
      <w:ins w:id="1053" w:author="ChatGPT" w:date="2026-09-26T20:56:40Z">
        <w:r>
          <w:t w:space="preserve">Human-AI teaming research motivates retaining meaningful human decision authority. In Paper 1, permissioned actions and pause mechanisms are proposed safeguards for critical decisions. The case does not establish a trust-calibration range, a cognitive-load outcome, or the effect of those safeguards.</w:t>
        </w:r>
      </w:ins>
    </w:p>
    <w:p w14:paraId="11C457CF" w14:textId="77777777" w:rsidR="00175F9B" w:rsidRPr="00BC7EF4" w:rsidRDefault="00175F9B" w:rsidP="00385F52">
      <w:pPr>
        <w:spacing w:after="120" w:line="276" w:lineRule="auto"/>
        <w:ind w:firstLine="720"/>
        <w:contextualSpacing/>
        <w:jc w:val="both"/>
        <w:rPr>
          <w:rFonts w:eastAsia="Times New Roman" w:cs="Times New Roman"/>
          <w:szCs w:val="24"/>
        </w:rPr>
      </w:pPr>
    </w:p>
    <w:p w14:paraId="78F8BF31" w14:textId="77777777"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Synthesis</w:t>
      </w:r>
    </w:p>
    <w:p w14:paraId="475D09CA"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79CBBA53" w14:textId="77777777" w:rsidR="00BD40F3" w:rsidRPr="00BC7EF4" w:rsidRDefault="00B6649B" w:rsidP="00385F52">
      <w:pPr>
        <w:spacing w:after="120" w:line="276" w:lineRule="auto"/>
        <w:ind w:firstLine="720"/>
        <w:contextualSpacing/>
        <w:jc w:val="both"/>
        <w:rPr>
          <w:rFonts w:eastAsia="Times New Roman" w:cs="Times New Roman"/>
          <w:szCs w:val="24"/>
        </w:rPr>
      </w:pPr>
      <w:del w:id="1054" w:author="ChatGPT" w:date="2026-09-26T20:56:40Z">
        <w:r>
          <w:delText w:space="preserve">Across these domains, reliability has been pursued through model scaling (N ↑) or parameter fine-tuning (θ ′ = θ + Δ). Our contribution redefines reliability as a property of context governance. By embedding provenance, compaction, and cadence controls (A1–A10) into human–AI workflows, we align with but extend context-engineering literature toward lifecycle-level dependability (Bonsign, 2025; Fylle.ai, 2025). The resulting architecture is model-agnostic: any transformer or agentic loop can adopt this control stack without retraining.</w:delText>
        </w:r>
      </w:del>
      <w:ins w:id="1055" w:author="ChatGPT" w:date="2026-09-26T20:56:40Z">
        <w:r>
          <w:t w:space="preserve">Across these domains, workflow design is one possible contributor to dependable human-AI collaboration. Paper 1 proposes provenance, compaction, and cadence practices for prospective evaluation. It does not claim that the approach is model-agnostic, requires no adaptation, or outperforms model scaling, fine-tuning, or alternative workflows.</w:t>
        </w:r>
      </w:ins>
    </w:p>
    <w:p w14:paraId="17B8085A"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A252477"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t>Methods: The Control Stack</w:t>
      </w:r>
    </w:p>
    <w:p w14:paraId="4DF48C72"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39BCD97D" w14:textId="28FE31F6" w:rsidR="00BD40F3" w:rsidRDefault="00B6649B" w:rsidP="00175F9B">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Architecture</w:t>
      </w:r>
    </w:p>
    <w:p w14:paraId="09DB70C9" w14:textId="77777777" w:rsidR="00E0414D" w:rsidRPr="00BC7EF4" w:rsidRDefault="00E0414D" w:rsidP="00175F9B">
      <w:pPr>
        <w:keepNext/>
        <w:keepLines/>
        <w:spacing w:after="120" w:line="276" w:lineRule="auto"/>
        <w:ind w:firstLine="0"/>
        <w:contextualSpacing/>
        <w:jc w:val="both"/>
        <w:rPr>
          <w:rFonts w:eastAsia="Times New Roman" w:cs="Times New Roman"/>
          <w:b/>
          <w:i/>
          <w:szCs w:val="24"/>
        </w:rPr>
      </w:pPr>
    </w:p>
    <w:p w14:paraId="1CF075B7" w14:textId="77777777" w:rsidR="00BD40F3" w:rsidRPr="00BC7EF4" w:rsidRDefault="00B6649B" w:rsidP="00385F52">
      <w:pPr>
        <w:spacing w:after="120" w:line="276" w:lineRule="auto"/>
        <w:ind w:firstLine="720"/>
        <w:contextualSpacing/>
        <w:jc w:val="both"/>
        <w:rPr>
          <w:rFonts w:eastAsia="Times New Roman" w:cs="Times New Roman"/>
          <w:szCs w:val="24"/>
        </w:rPr>
      </w:pPr>
      <w:del w:id="1056" w:author="ChatGPT" w:date="2026-09-26T21:32:20Z">
        <w:r>
          <w:delText w:space="preserve">Authoritative Artefacts. We operate on three persistent artefacts forming a minimal cognitive stack:</w:delText>
        </w:r>
      </w:del>
      <w:ins w:id="1057" w:author="ChatGPT" w:date="2026-09-26T21:32:20Z">
        <w:r>
          <w:t w:space="preserve">Authoritative Artefacts. This case description names three persistent artefacts, which the paper presents as a compact design choice:</w:t>
        </w:r>
      </w:ins>
    </w:p>
    <w:p w14:paraId="4FE0B72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(1) Strategy Master (v4.0_FINAL) — the textual logic of the system: principles, policies, and execution rules, free of live numerics.</w:t>
      </w:r>
    </w:p>
    <w:p w14:paraId="7ADE826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(2) Canonical Numbers Sheet (v2.0_FINAL) — the sole numeric truth: tranche values, ladder schemas, conversion factors. Any number not listed here is NON-CANONICAL.</w:t>
      </w:r>
    </w:p>
    <w:p w14:paraId="453D3DE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(3) Life System Master (v1.1_FINAL) — cadence, governance, and audit schedules.</w:t>
      </w:r>
    </w:p>
    <w:p w14:paraId="597B847A" w14:textId="77777777" w:rsidR="00BD40F3" w:rsidRPr="00BC7EF4" w:rsidRDefault="00B6649B" w:rsidP="00385F52">
      <w:pPr>
        <w:spacing w:after="120" w:line="276" w:lineRule="auto"/>
        <w:ind w:firstLine="720"/>
        <w:contextualSpacing/>
        <w:jc w:val="both"/>
        <w:rPr>
          <w:rFonts w:eastAsia="Times New Roman" w:cs="Times New Roman"/>
          <w:szCs w:val="24"/>
        </w:rPr>
      </w:pPr>
      <w:del w:id="1058" w:author="ChatGPT" w:date="2026-09-26T21:32:20Z">
        <w:r>
          <w:delText w:space="preserve">This triad enforces text–number–cadence separation, keeping working memory small and provenance explicit (see Fig. 1).</w:delText>
        </w:r>
      </w:del>
      <w:ins w:id="1059" w:author="ChatGPT" w:date="2026-09-26T21:32:20Z">
        <w:r>
          <w:t w:space="preserve">The described triad was intended to separate text, numbers, and cadence and to make provenance explicit (see Fig. 1); this description does not establish an effect on working memory.</w:t>
        </w:r>
      </w:ins>
    </w:p>
    <w:p w14:paraId="72962ECF" w14:textId="77777777" w:rsidR="00BD40F3" w:rsidRPr="00BC7EF4" w:rsidRDefault="00B6649B" w:rsidP="00385F52">
      <w:pPr>
        <w:spacing w:after="120" w:line="276" w:lineRule="auto"/>
        <w:ind w:firstLine="720"/>
        <w:contextualSpacing/>
        <w:jc w:val="both"/>
        <w:rPr>
          <w:rFonts w:eastAsia="Times New Roman" w:cs="Times New Roman"/>
          <w:szCs w:val="24"/>
        </w:rPr>
      </w:pPr>
      <w:del w:id="1060" w:author="ChatGPT" w:date="2026-09-26T21:32:20Z">
        <w:r>
          <w:delText w:space="preserve">Cadence. A four-tier rhythm anchors reliability:</w:delText>
        </w:r>
      </w:del>
      <w:ins w:id="1061" w:author="ChatGPT" w:date="2026-09-26T21:32:20Z">
        <w:r>
          <w:t w:space="preserve">Cadence. The paper describes a four-tier routine:</w:t>
        </w:r>
      </w:ins>
    </w:p>
    <w:p w14:paraId="068EAA0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Daily Pulse – mood, single priority, friction → action link.</w:t>
      </w:r>
    </w:p>
    <w:p w14:paraId="2A1D4E2C"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Weekly Review – wins, blockers, next moves.</w:t>
      </w:r>
    </w:p>
    <w:p w14:paraId="414CA4F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Monthly Audit – file reconciliation and numeric cross-checks.</w:t>
      </w:r>
    </w:p>
    <w:p w14:paraId="3462177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Quarterly Freeze – 90-day structural lock.</w:t>
      </w:r>
    </w:p>
    <w:p w14:paraId="322AE162" w14:textId="77777777" w:rsidR="00BD40F3" w:rsidRPr="00BC7EF4" w:rsidRDefault="00B6649B" w:rsidP="00385F52">
      <w:pPr>
        <w:spacing w:after="120" w:line="276" w:lineRule="auto"/>
        <w:ind w:firstLine="720"/>
        <w:contextualSpacing/>
        <w:jc w:val="both"/>
        <w:rPr>
          <w:rFonts w:eastAsia="Times New Roman" w:cs="Times New Roman"/>
          <w:szCs w:val="24"/>
        </w:rPr>
      </w:pPr>
      <w:del w:id="1062" w:author="ChatGPT" w:date="2026-09-26T21:32:20Z">
        <w:r>
          <w:delText w:space="preserve">This cycle mitigates context rot and over-iteration.</w:delText>
        </w:r>
      </w:del>
      <w:ins w:id="1063" w:author="ChatGPT" w:date="2026-09-26T21:32:20Z">
        <w:r>
          <w:t w:space="preserve">This cycle was intended to reduce context loss and over-iteration; its effects were not measured here.</w:t>
        </w:r>
      </w:ins>
    </w:p>
    <w:p w14:paraId="32154C70" w14:textId="77777777" w:rsidR="00BD40F3" w:rsidRDefault="00B6649B" w:rsidP="00385F52">
      <w:pPr>
        <w:spacing w:after="120" w:line="276" w:lineRule="auto"/>
        <w:ind w:firstLine="720"/>
        <w:contextualSpacing/>
        <w:jc w:val="both"/>
        <w:rPr>
          <w:rFonts w:eastAsia="Times New Roman" w:cs="Times New Roman"/>
          <w:szCs w:val="24"/>
        </w:rPr>
      </w:pPr>
      <w:del w:id="1064" w:author="ChatGPT" w:date="2026-09-26T21:32:20Z">
        <w:r>
          <w:delText w:space="preserve">Decision Boundary. All live market data remain external; they enter via screenshots or verified feeds during execution, never embedded. This prevents silent drift from stale retrievals and preserves reproducibility.</w:delText>
        </w:r>
      </w:del>
      <w:ins w:id="1065" w:author="ChatGPT" w:date="2026-09-26T21:32:20Z">
        <w:r>
          <w:t w:space="preserve">Decision Boundary. The described workflow treats live market data as external inputs, such as screenshots or verified feeds, during execution. This boundary is intended to reduce drift from stale information and support reproducibility; those effects are not established here.</w:t>
        </w:r>
      </w:ins>
    </w:p>
    <w:p w14:paraId="268CB483"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76222460" w14:textId="7EF5DF20" w:rsidR="00BD40F3" w:rsidRDefault="00B6649B" w:rsidP="00E0414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Control Stack (A1–A10)</w:t>
      </w:r>
    </w:p>
    <w:p w14:paraId="2ACD88D4"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16DA5FDA" w14:textId="77777777" w:rsidR="00BD40F3" w:rsidRPr="00BC7EF4" w:rsidRDefault="00B6649B" w:rsidP="00385F52">
      <w:pPr>
        <w:spacing w:after="120" w:line="276" w:lineRule="auto"/>
        <w:ind w:firstLine="720"/>
        <w:contextualSpacing/>
        <w:jc w:val="both"/>
        <w:rPr>
          <w:rFonts w:eastAsia="Times New Roman" w:cs="Times New Roman"/>
          <w:szCs w:val="24"/>
        </w:rPr>
      </w:pPr>
      <w:del w:id="1066" w:author="ChatGPT" w:date="2026-09-26T21:32:20Z">
        <w:r>
          <w:delText w:space="preserve">Each algorithmic gate regulates a failure mode. Together they implement deterministic reasoning within the human–AI loop.</w:delText>
        </w:r>
      </w:del>
      <w:ins w:id="1067" w:author="ChatGPT" w:date="2026-09-26T21:32:20Z">
        <w:r>
          <w:t w:space="preserve">The Methods section uses A1–A10 for a control mapping that conflicts with the different A1–A10 mapping in the Executive Summary. This historical inconsistency is preserved; neither mapping is treated here as a verified control specification, and no control-specific outcome is attributed to either one.</w:t>
        </w:r>
      </w:ins>
    </w:p>
    <w:tbl>
      <w:tblPr>
        <w:tblStyle w:val="a0"/>
        <w:tblW w:w="8961"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882"/>
        <w:gridCol w:w="2976"/>
        <w:gridCol w:w="5103"/>
      </w:tblGrid>
      <w:tr w:rsidR="00BD40F3" w:rsidRPr="00BC7EF4" w14:paraId="77A015D6" w14:textId="77777777">
        <w:trPr>
          <w:trHeight w:val="597"/>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29BF41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ID</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3F07558"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Control</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AD27A0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Core Function</w:t>
            </w:r>
          </w:p>
        </w:tc>
      </w:tr>
      <w:tr w:rsidR="00BD40F3" w:rsidRPr="00BC7EF4" w14:paraId="334CFA0C"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372B50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2983C0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Canonical Quote (CQ)</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5442BB1"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Deterministic numeric lookup; halts on NON-CANONICAL queries.</w:t>
            </w:r>
          </w:p>
        </w:tc>
      </w:tr>
      <w:tr w:rsidR="00BD40F3" w:rsidRPr="00BC7EF4" w14:paraId="109EE200" w14:textId="77777777">
        <w:trPr>
          <w:trHeight w:val="763"/>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B21628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A2</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ACE5393"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Drift-Safe Response (DSR)</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869098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Force claim typing (numeric / factual / interpretive); demand sources for the first two.</w:t>
            </w:r>
          </w:p>
        </w:tc>
      </w:tr>
      <w:tr w:rsidR="00BD40F3" w:rsidRPr="00BC7EF4" w14:paraId="3F948FD0"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A50D3B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A3</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9D6284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Compaction &amp; State Digests</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7D3489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Compress long histories → 200-token summaries capturing Î” state and pointers.</w:t>
            </w:r>
          </w:p>
        </w:tc>
      </w:tr>
      <w:tr w:rsidR="00BD40F3" w:rsidRPr="00BC7EF4" w14:paraId="2F0EBF08" w14:textId="77777777">
        <w:trPr>
          <w:trHeight w:val="713"/>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15DF8E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A4</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D23782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Execution Guard (EG)</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4C685F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Pre-action checklist: verify numerics, FX policy, template, challenge status.</w:t>
            </w:r>
          </w:p>
        </w:tc>
      </w:tr>
      <w:tr w:rsidR="00BD40F3" w:rsidRPr="00BC7EF4" w14:paraId="763B1150"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3C36F5E"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lastRenderedPageBreak/>
              <w:t>A5</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B9464B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Challenge Protocol (CP)</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6E83B6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Evidence-first dispute resolution; logs citation or absence.</w:t>
            </w:r>
          </w:p>
        </w:tc>
      </w:tr>
      <w:tr w:rsidR="00BD40F3" w:rsidRPr="00BC7EF4" w14:paraId="3432BC3E" w14:textId="77777777">
        <w:trPr>
          <w:trHeight w:val="713"/>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3142DC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A6</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82D5E7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Freeze &amp; Change-Log</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F8D20D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90-day structural lock; changes require evidence + version bump.</w:t>
            </w:r>
          </w:p>
        </w:tc>
      </w:tr>
      <w:tr w:rsidR="00BD40F3" w:rsidRPr="00BC7EF4" w14:paraId="27ACE0D5"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96C56F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A7</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C50FD4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Rung Trigger Evaluation (RTE)</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A1235F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Compute which sell rungs fire given price and schema; no live numerics in files.</w:t>
            </w:r>
          </w:p>
        </w:tc>
      </w:tr>
      <w:tr w:rsidR="00BD40F3" w:rsidRPr="00BC7EF4" w14:paraId="24CE1A0C" w14:textId="77777777">
        <w:trPr>
          <w:trHeight w:val="713"/>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E3A035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A8</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29F617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Gift-Capture Governor (GCG)</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76B274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Consolidate upside beyond targets under lockout; log reason and deviation.</w:t>
            </w:r>
          </w:p>
        </w:tc>
      </w:tr>
      <w:tr w:rsidR="00BD40F3" w:rsidRPr="00BC7EF4" w14:paraId="17086002"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1CA0DA3"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A9</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F79E070"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Error Handling &amp; Self-Critique</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1A3E15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Defer actions missing canonical data; flag uncertainty explicitly.</w:t>
            </w:r>
          </w:p>
        </w:tc>
      </w:tr>
      <w:tr w:rsidR="00BD40F3" w:rsidRPr="00BC7EF4" w14:paraId="19D9A86F" w14:textId="77777777">
        <w:trPr>
          <w:trHeight w:val="897"/>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757F64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A10</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490F66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Emotional Stability Hook (ESH)</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849FF7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Five-minute pause at stress gates; restate decision then proceed or defer.</w:t>
            </w:r>
          </w:p>
        </w:tc>
      </w:tr>
    </w:tbl>
    <w:p w14:paraId="4E1F7301" w14:textId="77777777" w:rsidR="00BD40F3" w:rsidRPr="00BC7EF4" w:rsidRDefault="00BD40F3" w:rsidP="00385F52">
      <w:pPr>
        <w:keepNext/>
        <w:keepLines/>
        <w:spacing w:after="120" w:line="276" w:lineRule="auto"/>
        <w:ind w:firstLine="720"/>
        <w:contextualSpacing/>
        <w:jc w:val="both"/>
        <w:rPr>
          <w:rFonts w:eastAsia="Times New Roman" w:cs="Times New Roman"/>
          <w:szCs w:val="24"/>
        </w:rPr>
      </w:pPr>
    </w:p>
    <w:p w14:paraId="278BCE8C" w14:textId="3D5FBBEE" w:rsidR="00BD40F3" w:rsidRDefault="00B6649B" w:rsidP="00E0414D">
      <w:pPr>
        <w:keepNext/>
        <w:keepLines/>
        <w:spacing w:after="120" w:line="276" w:lineRule="auto"/>
        <w:ind w:firstLine="0"/>
        <w:contextualSpacing/>
        <w:jc w:val="both"/>
        <w:rPr>
          <w:rFonts w:eastAsia="Times New Roman" w:cs="Times New Roman"/>
          <w:b/>
          <w:i/>
          <w:szCs w:val="24"/>
          <w:del w:id="1098" w:author="ChatGPT" w:date="2026-09-26T21:32:20Z"/>
        </w:rPr>
      </w:pPr>
      <w:del w:id="1097" w:author="ChatGPT" w:date="2026-09-26T21:32:20Z">
        <w:r>
          <w:delText w:space="preserve">Worked Examples</w:delText>
        </w:r>
      </w:del>
    </w:p>
    <w:p w14:paraId="1343CEBB"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397F9AE4" w14:textId="77777777" w:rsidR="00BD40F3" w:rsidRPr="00BC7EF4" w:rsidRDefault="00B6649B" w:rsidP="00385F52">
      <w:pPr>
        <w:spacing w:after="120" w:line="276" w:lineRule="auto"/>
        <w:ind w:firstLine="720"/>
        <w:contextualSpacing/>
        <w:jc w:val="both"/>
        <w:rPr>
          <w:rFonts w:eastAsia="Times New Roman" w:cs="Times New Roman"/>
          <w:szCs w:val="24"/>
          <w:del w:id="1100" w:author="ChatGPT" w:date="2026-09-26T21:32:20Z"/>
        </w:rPr>
      </w:pPr>
      <w:del w:id="1099" w:author="ChatGPT" w:date="2026-09-26T21:32:20Z">
        <w:r>
          <w:delText w:space="preserve">Numeric Citation. User requests expected proceeds from Tranche 3. A1 returns £10 630 from Canonical → (status = CANONICAL); A2 labels numeric + verified; A4 approves execution. If missing, A1 yields NON-CANONICAL and A4 blocks the action.</w:delText>
        </w:r>
      </w:del>
    </w:p>
    <w:p w14:paraId="6F65E1FC" w14:textId="77777777" w:rsidR="00BD40F3" w:rsidRPr="00BC7EF4" w:rsidRDefault="00B6649B" w:rsidP="00385F52">
      <w:pPr>
        <w:spacing w:after="120" w:line="276" w:lineRule="auto"/>
        <w:ind w:firstLine="720"/>
        <w:contextualSpacing/>
        <w:jc w:val="both"/>
        <w:rPr>
          <w:rFonts w:eastAsia="Times New Roman" w:cs="Times New Roman"/>
          <w:szCs w:val="24"/>
          <w:del w:id="1102" w:author="ChatGPT" w:date="2026-09-26T21:32:20Z"/>
        </w:rPr>
      </w:pPr>
      <w:del w:id="1101" w:author="ChatGPT" w:date="2026-09-26T21:32:20Z">
        <w:r>
          <w:delText w:space="preserve">Execution with Uncertainty. Market prints near a rung; FX policy ambiguous. A4 invokes A5 to verify policy before order submission; decision and rationale logged.</w:delText>
        </w:r>
      </w:del>
    </w:p>
    <w:p w14:paraId="329B737D" w14:textId="77777777" w:rsidR="00BD40F3" w:rsidRDefault="00B6649B" w:rsidP="00385F52">
      <w:pPr>
        <w:spacing w:after="120" w:line="276" w:lineRule="auto"/>
        <w:ind w:firstLine="720"/>
        <w:contextualSpacing/>
        <w:jc w:val="both"/>
        <w:rPr>
          <w:rFonts w:eastAsia="Times New Roman" w:cs="Times New Roman"/>
          <w:szCs w:val="24"/>
          <w:del w:id="1104" w:author="ChatGPT" w:date="2026-09-26T21:32:20Z"/>
        </w:rPr>
      </w:pPr>
      <w:del w:id="1103" w:author="ChatGPT" w:date="2026-09-26T21:32:20Z">
        <w:r>
          <w:delText w:space="preserve">Gift-Capture. Price exceeds target by margin X %. A8 captures a fraction of the next rung; remaining rungs reweighted; lockout prevents re-entry during volatility.</w:delText>
        </w:r>
      </w:del>
    </w:p>
    <w:p w14:paraId="683FE354"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10AA4E77" w14:textId="7600FA62" w:rsidR="00BD40F3" w:rsidRDefault="00B6649B" w:rsidP="00E0414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Design Principles</w:t>
      </w:r>
    </w:p>
    <w:p w14:paraId="751A728C"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7090ECB7" w14:textId="77777777" w:rsidR="00BD40F3" w:rsidRPr="00BC7EF4" w:rsidRDefault="00B6649B" w:rsidP="00385F52">
      <w:pPr>
        <w:spacing w:after="120" w:line="276" w:lineRule="auto"/>
        <w:ind w:firstLine="720"/>
        <w:contextualSpacing/>
        <w:jc w:val="both"/>
        <w:rPr>
          <w:rFonts w:eastAsia="Times New Roman" w:cs="Times New Roman"/>
          <w:szCs w:val="24"/>
        </w:rPr>
      </w:pPr>
      <w:del w:id="1068" w:author="ChatGPT" w:date="2026-09-26T21:32:20Z">
        <w:r>
          <w:delText w:space="preserve">• Small surface area – few files, few gates → fewer drift vectors.</w:delText>
        </w:r>
      </w:del>
      <w:ins w:id="1069" w:author="ChatGPT" w:date="2026-09-26T21:32:20Z">
        <w:r>
          <w:t w:space="preserve">• Small surface area – the described design uses few files and gates as a design choice.</w:t>
        </w:r>
      </w:ins>
    </w:p>
    <w:p w14:paraId="02D61F3F" w14:textId="77777777" w:rsidR="00BD40F3" w:rsidRPr="00BC7EF4" w:rsidRDefault="00B6649B" w:rsidP="00385F52">
      <w:pPr>
        <w:spacing w:after="120" w:line="276" w:lineRule="auto"/>
        <w:ind w:firstLine="720"/>
        <w:contextualSpacing/>
        <w:jc w:val="both"/>
        <w:rPr>
          <w:rFonts w:eastAsia="Times New Roman" w:cs="Times New Roman"/>
          <w:szCs w:val="24"/>
        </w:rPr>
      </w:pPr>
      <w:del w:id="1070" w:author="ChatGPT" w:date="2026-09-26T21:32:20Z">
        <w:r>
          <w:delText w:space="preserve">• Deterministic provenance – numerics and text each have one home.</w:delText>
        </w:r>
      </w:del>
      <w:ins w:id="1071" w:author="ChatGPT" w:date="2026-09-26T21:32:20Z">
        <w:r>
          <w:t w:space="preserve">• Source separation – the described design assigns numeric values and text to different sources.</w:t>
        </w:r>
      </w:ins>
    </w:p>
    <w:p w14:paraId="6B79639D" w14:textId="77777777" w:rsidR="00BD40F3" w:rsidRPr="00BC7EF4" w:rsidRDefault="00B6649B" w:rsidP="00385F52">
      <w:pPr>
        <w:spacing w:after="120" w:line="276" w:lineRule="auto"/>
        <w:ind w:firstLine="720"/>
        <w:contextualSpacing/>
        <w:jc w:val="both"/>
        <w:rPr>
          <w:rFonts w:eastAsia="Times New Roman" w:cs="Times New Roman"/>
          <w:szCs w:val="24"/>
        </w:rPr>
      </w:pPr>
      <w:del w:id="1072" w:author="ChatGPT" w:date="2026-09-26T21:32:20Z">
        <w:r>
          <w:delText w:space="preserve">• Human-first cadence – light rituals replace bureaucracy.</w:delText>
        </w:r>
      </w:del>
      <w:ins w:id="1073" w:author="ChatGPT" w:date="2026-09-26T21:32:20Z">
        <w:r>
          <w:t w:space="preserve">• Human-first cadence – the proposed routine uses lightweight reviews.</w:t>
        </w:r>
      </w:ins>
    </w:p>
    <w:p w14:paraId="2AEF72ED" w14:textId="77777777" w:rsidR="00BD40F3" w:rsidRDefault="00B6649B" w:rsidP="00385F52">
      <w:pPr>
        <w:spacing w:after="120" w:line="276" w:lineRule="auto"/>
        <w:ind w:firstLine="720"/>
        <w:contextualSpacing/>
        <w:jc w:val="both"/>
        <w:rPr>
          <w:rFonts w:eastAsia="Times New Roman" w:cs="Times New Roman"/>
          <w:szCs w:val="24"/>
        </w:rPr>
      </w:pPr>
      <w:del w:id="1074" w:author="ChatGPT" w:date="2026-09-26T21:32:20Z">
        <w:r>
          <w:delText w:space="preserve">• Grace under pressure – ESH acknowledges affective states in loop.</w:delText>
        </w:r>
      </w:del>
      <w:ins w:id="1075" w:author="ChatGPT" w:date="2026-09-26T21:32:20Z">
        <w:r>
          <w:t w:space="preserve">• Grace under pressure – the proposed hook is intended to acknowledge human affect during decisions.</w:t>
        </w:r>
      </w:ins>
    </w:p>
    <w:p w14:paraId="702EB44D" w14:textId="77777777" w:rsidR="00E0414D" w:rsidRDefault="00E0414D" w:rsidP="00E0414D">
      <w:pPr>
        <w:keepNext/>
        <w:keepLines/>
        <w:spacing w:after="120" w:line="276" w:lineRule="auto"/>
        <w:ind w:firstLine="0"/>
        <w:contextualSpacing/>
        <w:jc w:val="both"/>
        <w:rPr>
          <w:rFonts w:eastAsia="Times New Roman" w:cs="Times New Roman"/>
          <w:szCs w:val="24"/>
        </w:rPr>
      </w:pPr>
    </w:p>
    <w:p w14:paraId="3F18C670" w14:textId="680DB03B" w:rsidR="00BD40F3" w:rsidRDefault="00B6649B" w:rsidP="00E0414D">
      <w:pPr>
        <w:keepNext/>
        <w:keepLines/>
        <w:spacing w:after="120" w:line="276" w:lineRule="auto"/>
        <w:ind w:firstLine="0"/>
        <w:contextualSpacing/>
        <w:jc w:val="both"/>
        <w:rPr>
          <w:rFonts w:eastAsia="Times New Roman" w:cs="Times New Roman"/>
          <w:b/>
          <w:i/>
          <w:szCs w:val="24"/>
          <w:del w:id="1106" w:author="ChatGPT" w:date="2026-09-26T21:32:20Z"/>
        </w:rPr>
      </w:pPr>
      <w:del w:id="1105" w:author="ChatGPT" w:date="2026-09-26T21:32:20Z">
        <w:r>
          <w:delText w:space="preserve">Implementation Notes</w:delText>
        </w:r>
      </w:del>
    </w:p>
    <w:p w14:paraId="1F4E0B26" w14:textId="77777777" w:rsidR="00E0414D" w:rsidRPr="00BC7EF4" w:rsidRDefault="00E0414D" w:rsidP="00385F52">
      <w:pPr>
        <w:keepNext/>
        <w:keepLines/>
        <w:spacing w:after="120" w:line="276" w:lineRule="auto"/>
        <w:ind w:firstLine="720"/>
        <w:contextualSpacing/>
        <w:jc w:val="both"/>
        <w:rPr>
          <w:rFonts w:eastAsia="Times New Roman" w:cs="Times New Roman"/>
          <w:b/>
          <w:i/>
          <w:szCs w:val="24"/>
        </w:rPr>
      </w:pPr>
    </w:p>
    <w:p w14:paraId="34819672" w14:textId="77777777" w:rsidR="00BD40F3" w:rsidRPr="00BC7EF4" w:rsidRDefault="00B6649B" w:rsidP="00385F52">
      <w:pPr>
        <w:spacing w:after="120" w:line="276" w:lineRule="auto"/>
        <w:ind w:firstLine="720"/>
        <w:contextualSpacing/>
        <w:jc w:val="both"/>
        <w:rPr>
          <w:rFonts w:eastAsia="Times New Roman" w:cs="Times New Roman"/>
          <w:szCs w:val="24"/>
          <w:del w:id="1108" w:author="ChatGPT" w:date="2026-09-26T21:32:20Z"/>
        </w:rPr>
      </w:pPr>
      <w:del w:id="1107" w:author="ChatGPT" w:date="2026-09-26T21:32:20Z">
        <w:r>
          <w:delText w:space="preserve">A1 implements a strict key–value query over Canonical (e.g., A.TRANCHE.T3, HOLDINGS.SUI). No fuzzy matching.</w:delText>
        </w:r>
      </w:del>
    </w:p>
    <w:p w14:paraId="6A75727F" w14:textId="77777777" w:rsidR="00BD40F3" w:rsidRPr="00BC7EF4" w:rsidRDefault="00B6649B" w:rsidP="00385F52">
      <w:pPr>
        <w:spacing w:after="120" w:line="276" w:lineRule="auto"/>
        <w:ind w:firstLine="720"/>
        <w:contextualSpacing/>
        <w:jc w:val="both"/>
        <w:rPr>
          <w:rFonts w:eastAsia="Times New Roman" w:cs="Times New Roman"/>
          <w:szCs w:val="24"/>
          <w:del w:id="1110" w:author="ChatGPT" w:date="2026-09-26T21:32:20Z"/>
        </w:rPr>
      </w:pPr>
      <w:del w:id="1109" w:author="ChatGPT" w:date="2026-09-26T21:32:20Z">
        <w:r>
          <w:delText w:space="preserve">A4 executes a four-gate pre-flight: numerics verified → FX policy confirmed → template selected → challenge resolved.</w:delText>
        </w:r>
      </w:del>
    </w:p>
    <w:p w14:paraId="36B65F3C" w14:textId="77777777" w:rsidR="00BD40F3" w:rsidRPr="00BC7EF4" w:rsidRDefault="00B6649B" w:rsidP="00385F52">
      <w:pPr>
        <w:spacing w:after="120" w:line="276" w:lineRule="auto"/>
        <w:ind w:firstLine="720"/>
        <w:contextualSpacing/>
        <w:jc w:val="both"/>
        <w:rPr>
          <w:rFonts w:eastAsia="Times New Roman" w:cs="Times New Roman"/>
          <w:szCs w:val="24"/>
          <w:del w:id="1112" w:author="ChatGPT" w:date="2026-09-26T21:32:20Z"/>
        </w:rPr>
      </w:pPr>
      <w:del w:id="1111" w:author="ChatGPT" w:date="2026-09-26T21:32:20Z">
        <w:r>
          <w:delText w:space="preserve">A8 parameterises margin m and lockout Δt; both persist in logs for traceability.</w:delText>
        </w:r>
      </w:del>
    </w:p>
    <w:p w14:paraId="0D704642" w14:textId="77777777" w:rsidR="00BD40F3" w:rsidRDefault="00B6649B" w:rsidP="00385F52">
      <w:pPr>
        <w:spacing w:after="120" w:line="276" w:lineRule="auto"/>
        <w:ind w:firstLine="720"/>
        <w:contextualSpacing/>
        <w:jc w:val="both"/>
        <w:rPr>
          <w:rFonts w:eastAsia="Times New Roman" w:cs="Times New Roman"/>
          <w:szCs w:val="24"/>
          <w:del w:id="1114" w:author="ChatGPT" w:date="2026-09-26T21:32:20Z"/>
        </w:rPr>
      </w:pPr>
      <w:del w:id="1113" w:author="ChatGPT" w:date="2026-09-26T21:32:20Z">
        <w:r>
          <w:delText w:space="preserve">This ensures procedural determinism without external tooling.</w:delText>
        </w:r>
      </w:del>
    </w:p>
    <w:p w14:paraId="7298EB0F"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27441411" w14:textId="6F7EA578" w:rsidR="00BD40F3" w:rsidRDefault="00B6649B" w:rsidP="00E0414D">
      <w:pPr>
        <w:keepNext/>
        <w:keepLines/>
        <w:spacing w:after="120" w:line="276" w:lineRule="auto"/>
        <w:ind w:firstLine="0"/>
        <w:contextualSpacing/>
        <w:jc w:val="both"/>
        <w:rPr>
          <w:rFonts w:eastAsia="Times New Roman" w:cs="Times New Roman"/>
          <w:b/>
          <w:i/>
          <w:szCs w:val="24"/>
          <w:del w:id="1116" w:author="ChatGPT" w:date="2026-09-26T21:32:20Z"/>
        </w:rPr>
      </w:pPr>
      <w:del w:id="1115" w:author="ChatGPT" w:date="2026-09-26T21:32:20Z">
        <w:r>
          <w:delText w:space="preserve">Pseudocode (Expanded)</w:delText>
        </w:r>
      </w:del>
    </w:p>
    <w:p w14:paraId="3006CCDD"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79C28B97" w14:textId="77777777" w:rsidR="00BD40F3" w:rsidRPr="00BC7EF4" w:rsidRDefault="00B6649B" w:rsidP="00385F52">
      <w:pPr>
        <w:spacing w:after="120" w:line="276" w:lineRule="auto"/>
        <w:ind w:firstLine="720"/>
        <w:contextualSpacing/>
        <w:jc w:val="both"/>
        <w:rPr>
          <w:rFonts w:eastAsia="Times New Roman" w:cs="Times New Roman"/>
          <w:szCs w:val="24"/>
          <w:del w:id="1118" w:author="ChatGPT" w:date="2026-09-26T21:32:20Z"/>
        </w:rPr>
      </w:pPr>
      <w:del w:id="1117" w:author="ChatGPT" w:date="2026-09-26T21:32:20Z">
        <w:r>
          <w:delText w:space="preserve"># A1  Canonical Quote</w:delText>
        </w:r>
      </w:del>
    </w:p>
    <w:p w14:paraId="377221A2" w14:textId="77777777" w:rsidR="00BD40F3" w:rsidRPr="00BC7EF4" w:rsidRDefault="00B6649B" w:rsidP="00385F52">
      <w:pPr>
        <w:spacing w:after="120" w:line="276" w:lineRule="auto"/>
        <w:ind w:firstLine="720"/>
        <w:contextualSpacing/>
        <w:jc w:val="both"/>
        <w:rPr>
          <w:rFonts w:eastAsia="Times New Roman" w:cs="Times New Roman"/>
          <w:szCs w:val="24"/>
          <w:del w:id="1120" w:author="ChatGPT" w:date="2026-09-26T21:32:20Z"/>
        </w:rPr>
      </w:pPr>
      <w:del w:id="1119" w:author="ChatGPT" w:date="2026-09-26T21:32:20Z">
        <w:r>
          <w:delText w:space="preserve">def CQ(key):</w:delText>
        </w:r>
      </w:del>
    </w:p>
    <w:p w14:paraId="30810E68" w14:textId="77777777" w:rsidR="00BD40F3" w:rsidRPr="00BC7EF4" w:rsidRDefault="00B6649B" w:rsidP="00385F52">
      <w:pPr>
        <w:spacing w:after="120" w:line="276" w:lineRule="auto"/>
        <w:ind w:firstLine="720"/>
        <w:contextualSpacing/>
        <w:jc w:val="both"/>
        <w:rPr>
          <w:rFonts w:eastAsia="Times New Roman" w:cs="Times New Roman"/>
          <w:szCs w:val="24"/>
          <w:del w:id="1122" w:author="ChatGPT" w:date="2026-09-26T21:32:20Z"/>
        </w:rPr>
      </w:pPr>
      <w:del w:id="1121" w:author="ChatGPT" w:date="2026-09-26T21:32:20Z">
        <w:r>
          <w:delText w:space="preserve">    v = canonical.get(key)</w:delText>
        </w:r>
      </w:del>
    </w:p>
    <w:p w14:paraId="62127B5A" w14:textId="77777777" w:rsidR="00BD40F3" w:rsidRPr="00BC7EF4" w:rsidRDefault="00B6649B" w:rsidP="00385F52">
      <w:pPr>
        <w:spacing w:after="120" w:line="276" w:lineRule="auto"/>
        <w:ind w:firstLine="720"/>
        <w:contextualSpacing/>
        <w:jc w:val="both"/>
        <w:rPr>
          <w:rFonts w:eastAsia="Times New Roman" w:cs="Times New Roman"/>
          <w:szCs w:val="24"/>
          <w:del w:id="1124" w:author="ChatGPT" w:date="2026-09-26T21:32:20Z"/>
        </w:rPr>
      </w:pPr>
      <w:del w:id="1123" w:author="ChatGPT" w:date="2026-09-26T21:32:20Z">
        <w:r>
          <w:delText w:space="preserve">    if v is None:</w:delText>
        </w:r>
      </w:del>
    </w:p>
    <w:p w14:paraId="7A132826" w14:textId="77777777" w:rsidR="00BD40F3" w:rsidRPr="00BC7EF4" w:rsidRDefault="00B6649B" w:rsidP="00385F52">
      <w:pPr>
        <w:spacing w:after="120" w:line="276" w:lineRule="auto"/>
        <w:ind w:firstLine="720"/>
        <w:contextualSpacing/>
        <w:jc w:val="both"/>
        <w:rPr>
          <w:rFonts w:eastAsia="Times New Roman" w:cs="Times New Roman"/>
          <w:szCs w:val="24"/>
          <w:del w:id="1126" w:author="ChatGPT" w:date="2026-09-26T21:32:20Z"/>
        </w:rPr>
      </w:pPr>
      <w:del w:id="1125" w:author="ChatGPT" w:date="2026-09-26T21:32:20Z">
        <w:r>
          <w:delText w:space="preserve">        return None, None, 'NON_CANONICAL'</w:delText>
        </w:r>
      </w:del>
    </w:p>
    <w:p w14:paraId="4BF82EB1" w14:textId="77777777" w:rsidR="00BD40F3" w:rsidRPr="00BC7EF4" w:rsidRDefault="00B6649B" w:rsidP="00385F52">
      <w:pPr>
        <w:spacing w:after="120" w:line="276" w:lineRule="auto"/>
        <w:ind w:firstLine="720"/>
        <w:contextualSpacing/>
        <w:jc w:val="both"/>
        <w:rPr>
          <w:rFonts w:eastAsia="Times New Roman" w:cs="Times New Roman"/>
          <w:szCs w:val="24"/>
          <w:del w:id="1128" w:author="ChatGPT" w:date="2026-09-26T21:32:20Z"/>
        </w:rPr>
      </w:pPr>
      <w:del w:id="1127" w:author="ChatGPT" w:date="2026-09-26T21:32:20Z">
        <w:r>
          <w:delText w:space="preserve">    return v.value, v.path, 'CANONICAL'</w:delText>
        </w:r>
      </w:del>
    </w:p>
    <w:p w14:paraId="0B2423EE"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4831CF5" w14:textId="77777777" w:rsidR="00BD40F3" w:rsidRPr="00BC7EF4" w:rsidRDefault="00B6649B" w:rsidP="00385F52">
      <w:pPr>
        <w:spacing w:after="120" w:line="276" w:lineRule="auto"/>
        <w:ind w:firstLine="720"/>
        <w:contextualSpacing/>
        <w:jc w:val="both"/>
        <w:rPr>
          <w:rFonts w:eastAsia="Times New Roman" w:cs="Times New Roman"/>
          <w:szCs w:val="24"/>
          <w:del w:id="1130" w:author="ChatGPT" w:date="2026-09-26T21:32:20Z"/>
        </w:rPr>
      </w:pPr>
      <w:del w:id="1129" w:author="ChatGPT" w:date="2026-09-26T21:32:20Z">
        <w:r>
          <w:delText w:space="preserve"># A4  Execution Guard</w:delText>
        </w:r>
      </w:del>
    </w:p>
    <w:p w14:paraId="34FA9F06" w14:textId="77777777" w:rsidR="00BD40F3" w:rsidRPr="00BC7EF4" w:rsidRDefault="00B6649B" w:rsidP="00385F52">
      <w:pPr>
        <w:spacing w:after="120" w:line="276" w:lineRule="auto"/>
        <w:ind w:firstLine="720"/>
        <w:contextualSpacing/>
        <w:jc w:val="both"/>
        <w:rPr>
          <w:rFonts w:eastAsia="Times New Roman" w:cs="Times New Roman"/>
          <w:szCs w:val="24"/>
          <w:del w:id="1132" w:author="ChatGPT" w:date="2026-09-26T21:32:20Z"/>
        </w:rPr>
      </w:pPr>
      <w:del w:id="1131" w:author="ChatGPT" w:date="2026-09-26T21:32:20Z">
        <w:r>
          <w:delText w:space="preserve">def EG(order):</w:delText>
        </w:r>
      </w:del>
    </w:p>
    <w:p w14:paraId="0DB36F9E" w14:textId="77777777" w:rsidR="00BD40F3" w:rsidRPr="00BC7EF4" w:rsidRDefault="00B6649B" w:rsidP="00385F52">
      <w:pPr>
        <w:spacing w:after="120" w:line="276" w:lineRule="auto"/>
        <w:ind w:firstLine="720"/>
        <w:contextualSpacing/>
        <w:jc w:val="both"/>
        <w:rPr>
          <w:rFonts w:eastAsia="Times New Roman" w:cs="Times New Roman"/>
          <w:szCs w:val="24"/>
          <w:del w:id="1134" w:author="ChatGPT" w:date="2026-09-26T21:32:20Z"/>
        </w:rPr>
      </w:pPr>
      <w:del w:id="1133" w:author="ChatGPT" w:date="2026-09-26T21:32:20Z">
        <w:r>
          <w:delText w:space="preserve">    for req in order.required_keys:</w:delText>
        </w:r>
      </w:del>
    </w:p>
    <w:p w14:paraId="37CDA9FC" w14:textId="77777777" w:rsidR="00BD40F3" w:rsidRPr="00BC7EF4" w:rsidRDefault="00B6649B" w:rsidP="00385F52">
      <w:pPr>
        <w:spacing w:after="120" w:line="276" w:lineRule="auto"/>
        <w:ind w:firstLine="720"/>
        <w:contextualSpacing/>
        <w:jc w:val="both"/>
        <w:rPr>
          <w:rFonts w:eastAsia="Times New Roman" w:cs="Times New Roman"/>
          <w:szCs w:val="24"/>
          <w:del w:id="1136" w:author="ChatGPT" w:date="2026-09-26T21:32:20Z"/>
        </w:rPr>
      </w:pPr>
      <w:del w:id="1135" w:author="ChatGPT" w:date="2026-09-26T21:32:20Z">
        <w:r>
          <w:delText w:space="preserve">        val, path, st = CQ(req)</w:delText>
        </w:r>
      </w:del>
    </w:p>
    <w:p w14:paraId="67FEFB1E" w14:textId="77777777" w:rsidR="00BD40F3" w:rsidRPr="00BC7EF4" w:rsidRDefault="00B6649B" w:rsidP="00385F52">
      <w:pPr>
        <w:spacing w:after="120" w:line="276" w:lineRule="auto"/>
        <w:ind w:firstLine="720"/>
        <w:contextualSpacing/>
        <w:jc w:val="both"/>
        <w:rPr>
          <w:rFonts w:eastAsia="Times New Roman" w:cs="Times New Roman"/>
          <w:szCs w:val="24"/>
          <w:del w:id="1138" w:author="ChatGPT" w:date="2026-09-26T21:32:20Z"/>
        </w:rPr>
      </w:pPr>
      <w:del w:id="1137" w:author="ChatGPT" w:date="2026-09-26T21:32:20Z">
        <w:r>
          <w:delText w:space="preserve">        assert st == 'CANONICAL'</w:delText>
        </w:r>
      </w:del>
    </w:p>
    <w:p w14:paraId="3BF48E2F" w14:textId="77777777" w:rsidR="00BD40F3" w:rsidRPr="00BC7EF4" w:rsidRDefault="00B6649B" w:rsidP="00385F52">
      <w:pPr>
        <w:spacing w:after="120" w:line="276" w:lineRule="auto"/>
        <w:ind w:firstLine="720"/>
        <w:contextualSpacing/>
        <w:jc w:val="both"/>
        <w:rPr>
          <w:rFonts w:eastAsia="Times New Roman" w:cs="Times New Roman"/>
          <w:szCs w:val="24"/>
          <w:del w:id="1140" w:author="ChatGPT" w:date="2026-09-26T21:32:20Z"/>
        </w:rPr>
      </w:pPr>
      <w:del w:id="1139" w:author="ChatGPT" w:date="2026-09-26T21:32:20Z">
        <w:r>
          <w:delText w:space="preserve">    assert FX_POLICY == 'LIVE'</w:delText>
        </w:r>
      </w:del>
    </w:p>
    <w:p w14:paraId="2FFF6436" w14:textId="77777777" w:rsidR="00BD40F3" w:rsidRPr="00BC7EF4" w:rsidRDefault="00B6649B" w:rsidP="00385F52">
      <w:pPr>
        <w:spacing w:after="120" w:line="276" w:lineRule="auto"/>
        <w:ind w:firstLine="720"/>
        <w:contextualSpacing/>
        <w:jc w:val="both"/>
        <w:rPr>
          <w:rFonts w:eastAsia="Times New Roman" w:cs="Times New Roman"/>
          <w:szCs w:val="24"/>
          <w:del w:id="1142" w:author="ChatGPT" w:date="2026-09-26T21:32:20Z"/>
        </w:rPr>
      </w:pPr>
      <w:del w:id="1141" w:author="ChatGPT" w:date="2026-09-26T21:32:20Z">
        <w:r>
          <w:delText w:space="preserve">    assert order.template in ORDER_TEMPLATES</w:delText>
        </w:r>
      </w:del>
    </w:p>
    <w:p w14:paraId="73B43BDD" w14:textId="77777777" w:rsidR="00BD40F3" w:rsidRPr="00BC7EF4" w:rsidRDefault="00B6649B" w:rsidP="00385F52">
      <w:pPr>
        <w:spacing w:after="120" w:line="276" w:lineRule="auto"/>
        <w:ind w:firstLine="720"/>
        <w:contextualSpacing/>
        <w:jc w:val="both"/>
        <w:rPr>
          <w:rFonts w:eastAsia="Times New Roman" w:cs="Times New Roman"/>
          <w:szCs w:val="24"/>
          <w:del w:id="1144" w:author="ChatGPT" w:date="2026-09-26T21:32:20Z"/>
        </w:rPr>
      </w:pPr>
      <w:del w:id="1143" w:author="ChatGPT" w:date="2026-09-26T21:32:20Z">
        <w:r>
          <w:delText w:space="preserve">    if order.uncertain:</w:delText>
        </w:r>
      </w:del>
    </w:p>
    <w:p w14:paraId="64697BBA" w14:textId="77777777" w:rsidR="00BD40F3" w:rsidRPr="00BC7EF4" w:rsidRDefault="00B6649B" w:rsidP="00385F52">
      <w:pPr>
        <w:spacing w:after="120" w:line="276" w:lineRule="auto"/>
        <w:ind w:firstLine="720"/>
        <w:contextualSpacing/>
        <w:jc w:val="both"/>
        <w:rPr>
          <w:rFonts w:eastAsia="Times New Roman" w:cs="Times New Roman"/>
          <w:szCs w:val="24"/>
          <w:del w:id="1146" w:author="ChatGPT" w:date="2026-09-26T21:32:20Z"/>
        </w:rPr>
      </w:pPr>
      <w:del w:id="1145" w:author="ChatGPT" w:date="2026-09-26T21:32:20Z">
        <w:r>
          <w:delText w:space="preserve">        CP(order)</w:delText>
        </w:r>
      </w:del>
    </w:p>
    <w:p w14:paraId="3DBC84E2" w14:textId="77777777" w:rsidR="00BD40F3" w:rsidRPr="00BC7EF4" w:rsidRDefault="00B6649B" w:rsidP="00385F52">
      <w:pPr>
        <w:spacing w:after="120" w:line="276" w:lineRule="auto"/>
        <w:ind w:firstLine="720"/>
        <w:contextualSpacing/>
        <w:jc w:val="both"/>
        <w:rPr>
          <w:rFonts w:eastAsia="Times New Roman" w:cs="Times New Roman"/>
          <w:szCs w:val="24"/>
          <w:del w:id="1148" w:author="ChatGPT" w:date="2026-09-26T21:32:20Z"/>
        </w:rPr>
      </w:pPr>
      <w:del w:id="1147" w:author="ChatGPT" w:date="2026-09-26T21:32:20Z">
        <w:r>
          <w:delText w:space="preserve">    log(order)</w:delText>
        </w:r>
      </w:del>
    </w:p>
    <w:p w14:paraId="0442A4AD"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BB43AC5" w14:textId="77777777" w:rsidR="00BD40F3" w:rsidRPr="00BC7EF4" w:rsidRDefault="00B6649B" w:rsidP="00385F52">
      <w:pPr>
        <w:spacing w:after="120" w:line="276" w:lineRule="auto"/>
        <w:ind w:firstLine="720"/>
        <w:contextualSpacing/>
        <w:jc w:val="both"/>
        <w:rPr>
          <w:rFonts w:eastAsia="Times New Roman" w:cs="Times New Roman"/>
          <w:szCs w:val="24"/>
          <w:del w:id="1150" w:author="ChatGPT" w:date="2026-09-26T21:32:20Z"/>
        </w:rPr>
      </w:pPr>
      <w:del w:id="1149" w:author="ChatGPT" w:date="2026-09-26T21:32:20Z">
        <w:r>
          <w:delText w:space="preserve"># A8  Gift-Capture Governor</w:delText>
        </w:r>
      </w:del>
    </w:p>
    <w:p w14:paraId="1C3F5AB4" w14:textId="77777777" w:rsidR="00BD40F3" w:rsidRPr="00BC7EF4" w:rsidRDefault="00B6649B" w:rsidP="00385F52">
      <w:pPr>
        <w:spacing w:after="120" w:line="276" w:lineRule="auto"/>
        <w:ind w:firstLine="720"/>
        <w:contextualSpacing/>
        <w:jc w:val="both"/>
        <w:rPr>
          <w:rFonts w:eastAsia="Times New Roman" w:cs="Times New Roman"/>
          <w:szCs w:val="24"/>
          <w:del w:id="1152" w:author="ChatGPT" w:date="2026-09-26T21:32:20Z"/>
        </w:rPr>
      </w:pPr>
      <w:del w:id="1151" w:author="ChatGPT" w:date="2026-09-26T21:32:20Z">
        <w:r>
          <w:delText w:space="preserve">def GCG(price, target, margin, lockout):</w:delText>
        </w:r>
      </w:del>
    </w:p>
    <w:p w14:paraId="45877BA4" w14:textId="77777777" w:rsidR="00BD40F3" w:rsidRPr="00BC7EF4" w:rsidRDefault="00B6649B" w:rsidP="00385F52">
      <w:pPr>
        <w:spacing w:after="120" w:line="276" w:lineRule="auto"/>
        <w:ind w:firstLine="720"/>
        <w:contextualSpacing/>
        <w:jc w:val="both"/>
        <w:rPr>
          <w:rFonts w:eastAsia="Times New Roman" w:cs="Times New Roman"/>
          <w:szCs w:val="24"/>
          <w:del w:id="1154" w:author="ChatGPT" w:date="2026-09-26T21:32:20Z"/>
        </w:rPr>
      </w:pPr>
      <w:del w:id="1153" w:author="ChatGPT" w:date="2026-09-26T21:32:20Z">
        <w:r>
          <w:delText w:space="preserve">    if price &gt;= target * (1 + margin) and not lockout.active:</w:delText>
        </w:r>
      </w:del>
    </w:p>
    <w:p w14:paraId="799F0AA8" w14:textId="77777777" w:rsidR="00BD40F3" w:rsidRPr="00BC7EF4" w:rsidRDefault="00B6649B" w:rsidP="00385F52">
      <w:pPr>
        <w:spacing w:after="120" w:line="276" w:lineRule="auto"/>
        <w:ind w:firstLine="720"/>
        <w:contextualSpacing/>
        <w:jc w:val="both"/>
        <w:rPr>
          <w:rFonts w:eastAsia="Times New Roman" w:cs="Times New Roman"/>
          <w:szCs w:val="24"/>
          <w:del w:id="1156" w:author="ChatGPT" w:date="2026-09-26T21:32:20Z"/>
        </w:rPr>
      </w:pPr>
      <w:del w:id="1155" w:author="ChatGPT" w:date="2026-09-26T21:32:20Z">
        <w:r>
          <w:delText w:space="preserve">        consolidate_next_rung_fraction()</w:delText>
        </w:r>
      </w:del>
    </w:p>
    <w:p w14:paraId="6568C531" w14:textId="77777777" w:rsidR="00BD40F3" w:rsidRPr="00BC7EF4" w:rsidRDefault="00B6649B" w:rsidP="00385F52">
      <w:pPr>
        <w:spacing w:after="120" w:line="276" w:lineRule="auto"/>
        <w:ind w:firstLine="720"/>
        <w:contextualSpacing/>
        <w:jc w:val="both"/>
        <w:rPr>
          <w:rFonts w:eastAsia="Times New Roman" w:cs="Times New Roman"/>
          <w:szCs w:val="24"/>
          <w:del w:id="1158" w:author="ChatGPT" w:date="2026-09-26T21:32:20Z"/>
        </w:rPr>
      </w:pPr>
      <w:del w:id="1157" w:author="ChatGPT" w:date="2026-09-26T21:32:20Z">
        <w:r>
          <w:delText w:space="preserve">        lockout.start()</w:delText>
        </w:r>
      </w:del>
    </w:p>
    <w:p w14:paraId="7F61D3DF" w14:textId="77777777" w:rsidR="00BD40F3" w:rsidRDefault="00B6649B" w:rsidP="00385F52">
      <w:pPr>
        <w:spacing w:after="120" w:line="276" w:lineRule="auto"/>
        <w:ind w:firstLine="720"/>
        <w:contextualSpacing/>
        <w:jc w:val="both"/>
        <w:rPr>
          <w:rFonts w:eastAsia="Times New Roman" w:cs="Times New Roman"/>
          <w:szCs w:val="24"/>
          <w:del w:id="1160" w:author="ChatGPT" w:date="2026-09-26T21:32:20Z"/>
        </w:rPr>
      </w:pPr>
      <w:del w:id="1159" w:author="ChatGPT" w:date="2026-09-26T21:32:20Z">
        <w:r>
          <w:delText w:space="preserve">        log('gift_capture')</w:delText>
        </w:r>
      </w:del>
    </w:p>
    <w:p w14:paraId="057D1C01" w14:textId="77777777" w:rsidR="00E0414D" w:rsidRDefault="00E0414D" w:rsidP="00E0414D">
      <w:pPr>
        <w:spacing w:after="120" w:line="276" w:lineRule="auto"/>
        <w:ind w:firstLine="0"/>
        <w:contextualSpacing/>
        <w:jc w:val="both"/>
        <w:rPr>
          <w:rFonts w:eastAsia="Times New Roman" w:cs="Times New Roman"/>
          <w:szCs w:val="24"/>
        </w:rPr>
      </w:pPr>
    </w:p>
    <w:p w14:paraId="670A0181" w14:textId="7DD23D0D" w:rsidR="00BD40F3" w:rsidRDefault="00B6649B" w:rsidP="00E0414D">
      <w:pPr>
        <w:spacing w:after="120" w:line="276" w:lineRule="auto"/>
        <w:ind w:firstLine="0"/>
        <w:contextualSpacing/>
        <w:jc w:val="both"/>
        <w:rPr>
          <w:rFonts w:eastAsia="Times New Roman" w:cs="Times New Roman"/>
          <w:b/>
          <w:i/>
          <w:szCs w:val="24"/>
          <w:del w:id="1162" w:author="ChatGPT" w:date="2026-09-26T21:32:20Z"/>
        </w:rPr>
      </w:pPr>
      <w:del w:id="1161" w:author="ChatGPT" w:date="2026-09-26T21:32:20Z">
        <w:r>
          <w:delText w:space="preserve">Extended Worked Example</w:delText>
        </w:r>
      </w:del>
    </w:p>
    <w:p w14:paraId="67C6DCD8" w14:textId="77777777" w:rsidR="00E0414D" w:rsidRPr="00BC7EF4" w:rsidRDefault="00E0414D" w:rsidP="00E0414D">
      <w:pPr>
        <w:spacing w:after="120" w:line="276" w:lineRule="auto"/>
        <w:ind w:firstLine="0"/>
        <w:contextualSpacing/>
        <w:jc w:val="both"/>
        <w:rPr>
          <w:rFonts w:eastAsia="Times New Roman" w:cs="Times New Roman"/>
          <w:b/>
          <w:i/>
          <w:szCs w:val="24"/>
        </w:rPr>
      </w:pPr>
    </w:p>
    <w:p w14:paraId="05E8967F" w14:textId="77777777" w:rsidR="00BD40F3" w:rsidRPr="00BC7EF4" w:rsidRDefault="00B6649B" w:rsidP="00385F52">
      <w:pPr>
        <w:spacing w:after="120" w:line="276" w:lineRule="auto"/>
        <w:ind w:firstLine="720"/>
        <w:contextualSpacing/>
        <w:jc w:val="both"/>
        <w:rPr>
          <w:rFonts w:eastAsia="Times New Roman" w:cs="Times New Roman"/>
          <w:szCs w:val="24"/>
          <w:del w:id="1164" w:author="ChatGPT" w:date="2026-09-26T21:32:20Z"/>
        </w:rPr>
      </w:pPr>
      <w:del w:id="1163" w:author="ChatGPT" w:date="2026-09-26T21:32:20Z">
        <w:r>
          <w:delText w:space="preserve">A composite run demonstrates cross-control coherence.Two assets approach rung triggers simultaneously. The human initiates a readiness check; the AI compacts the current state via A3, emitting a 180-token digest summarising price deltas, open orders, and pending challenges.</w:delText>
        </w:r>
      </w:del>
    </w:p>
    <w:p w14:paraId="46E23770" w14:textId="77777777" w:rsidR="00BD40F3" w:rsidRPr="00BC7EF4" w:rsidRDefault="00B6649B" w:rsidP="00385F52">
      <w:pPr>
        <w:spacing w:after="120" w:line="276" w:lineRule="auto"/>
        <w:ind w:firstLine="720"/>
        <w:contextualSpacing/>
        <w:jc w:val="both"/>
        <w:rPr>
          <w:rFonts w:eastAsia="Times New Roman" w:cs="Times New Roman"/>
          <w:szCs w:val="24"/>
          <w:del w:id="1166" w:author="ChatGPT" w:date="2026-09-26T21:32:20Z"/>
        </w:rPr>
      </w:pPr>
      <w:del w:id="1165" w:author="ChatGPT" w:date="2026-09-26T21:32:20Z">
        <w:r>
          <w:delText w:space="preserve">A7 (Rung Trigger Evaluation) queries canonical holdings × rung schemas and flags one asset within 0.5 % of its sell band.</w:delText>
        </w:r>
      </w:del>
    </w:p>
    <w:p w14:paraId="6F75B174" w14:textId="77777777" w:rsidR="00BD40F3" w:rsidRPr="00BC7EF4" w:rsidRDefault="00B6649B" w:rsidP="00385F52">
      <w:pPr>
        <w:spacing w:after="120" w:line="276" w:lineRule="auto"/>
        <w:ind w:firstLine="720"/>
        <w:contextualSpacing/>
        <w:jc w:val="both"/>
        <w:rPr>
          <w:rFonts w:eastAsia="Times New Roman" w:cs="Times New Roman"/>
          <w:szCs w:val="24"/>
          <w:del w:id="1168" w:author="ChatGPT" w:date="2026-09-26T21:32:20Z"/>
        </w:rPr>
      </w:pPr>
      <w:del w:id="1167" w:author="ChatGPT" w:date="2026-09-26T21:32:20Z">
        <w:r>
          <w:delText w:space="preserve">A4 (Execution Guard) verifies numerics and FX policy, assembles the proper order template, and identifies a wick-qualification ambiguity.</w:delText>
        </w:r>
      </w:del>
    </w:p>
    <w:p w14:paraId="1125B351" w14:textId="77777777" w:rsidR="00BD40F3" w:rsidRPr="00BC7EF4" w:rsidRDefault="00B6649B" w:rsidP="00385F52">
      <w:pPr>
        <w:spacing w:after="120" w:line="276" w:lineRule="auto"/>
        <w:ind w:firstLine="720"/>
        <w:contextualSpacing/>
        <w:jc w:val="both"/>
        <w:rPr>
          <w:rFonts w:eastAsia="Times New Roman" w:cs="Times New Roman"/>
          <w:szCs w:val="24"/>
          <w:del w:id="1170" w:author="ChatGPT" w:date="2026-09-26T21:32:20Z"/>
        </w:rPr>
      </w:pPr>
      <w:del w:id="1169" w:author="ChatGPT" w:date="2026-09-26T21:32:20Z">
        <w:r>
          <w:delText w:space="preserve">A5 (Challenge Protocol) is invoked; the model cites the Strategy section on wick logic, resolving the dispute.</w:delText>
        </w:r>
      </w:del>
    </w:p>
    <w:p w14:paraId="6E5CEDC9" w14:textId="77777777" w:rsidR="00BD40F3" w:rsidRPr="00BC7EF4" w:rsidRDefault="00B6649B" w:rsidP="00385F52">
      <w:pPr>
        <w:spacing w:after="120" w:line="276" w:lineRule="auto"/>
        <w:ind w:firstLine="720"/>
        <w:contextualSpacing/>
        <w:jc w:val="both"/>
        <w:rPr>
          <w:rFonts w:eastAsia="Times New Roman" w:cs="Times New Roman"/>
          <w:szCs w:val="24"/>
          <w:del w:id="1172" w:author="ChatGPT" w:date="2026-09-26T21:32:20Z"/>
        </w:rPr>
      </w:pPr>
      <w:del w:id="1171" w:author="ChatGPT" w:date="2026-09-26T21:32:20Z">
        <w:r>
          <w:delText w:space="preserve">Orders execute; fills and slippage are logged.</w:delText>
        </w:r>
      </w:del>
    </w:p>
    <w:p w14:paraId="7E1B1D2B" w14:textId="77777777" w:rsidR="00BD40F3" w:rsidRPr="00BC7EF4" w:rsidRDefault="00B6649B" w:rsidP="00385F52">
      <w:pPr>
        <w:spacing w:after="120" w:line="276" w:lineRule="auto"/>
        <w:ind w:firstLine="720"/>
        <w:contextualSpacing/>
        <w:jc w:val="both"/>
        <w:rPr>
          <w:rFonts w:eastAsia="Times New Roman" w:cs="Times New Roman"/>
          <w:szCs w:val="24"/>
          <w:del w:id="1174" w:author="ChatGPT" w:date="2026-09-26T21:32:20Z"/>
        </w:rPr>
      </w:pPr>
      <w:del w:id="1173" w:author="ChatGPT" w:date="2026-09-26T21:32:20Z">
        <w:r>
          <w:delText w:space="preserve">Moments later, price overshoots a target; A8 (Gift-Capture) consolidates a fraction of the next rung, reweights the remainder, and activates its lockout window.</w:delText>
        </w:r>
      </w:del>
    </w:p>
    <w:p w14:paraId="713B0336" w14:textId="77777777" w:rsidR="00BD40F3" w:rsidRPr="00BC7EF4" w:rsidRDefault="00B6649B" w:rsidP="00385F52">
      <w:pPr>
        <w:spacing w:after="120" w:line="276" w:lineRule="auto"/>
        <w:ind w:firstLine="720"/>
        <w:contextualSpacing/>
        <w:jc w:val="both"/>
        <w:rPr>
          <w:rFonts w:eastAsia="Times New Roman" w:cs="Times New Roman"/>
          <w:szCs w:val="24"/>
          <w:del w:id="1176" w:author="ChatGPT" w:date="2026-09-26T21:32:20Z"/>
        </w:rPr>
      </w:pPr>
      <w:del w:id="1175" w:author="ChatGPT" w:date="2026-09-26T21:32:20Z">
        <w:r>
          <w:delText w:space="preserve">The result: complete traceability, zero silent edits, and stable emotional state recorded under A10.</w:delText>
        </w:r>
      </w:del>
    </w:p>
    <w:p w14:paraId="7FF733E9" w14:textId="53133F6E" w:rsidR="00BD40F3" w:rsidRDefault="00B6649B" w:rsidP="00E0414D">
      <w:pPr>
        <w:spacing w:after="120" w:line="276" w:lineRule="auto"/>
        <w:ind w:firstLine="0"/>
        <w:contextualSpacing/>
        <w:jc w:val="both"/>
        <w:rPr>
          <w:rFonts w:eastAsia="Times New Roman" w:cs="Times New Roman"/>
          <w:b/>
          <w:i/>
          <w:szCs w:val="24"/>
          <w:del w:id="1178" w:author="ChatGPT" w:date="2026-09-26T21:32:20Z"/>
        </w:rPr>
      </w:pPr>
      <w:del w:id="1177" w:author="ChatGPT" w:date="2026-09-26T21:32:20Z">
        <w:r>
          <w:delText w:space="preserve">Formal Semantics &amp; Invariants</w:delText>
        </w:r>
      </w:del>
    </w:p>
    <w:p w14:paraId="432D1E52" w14:textId="77777777" w:rsidR="00E0414D" w:rsidRPr="00BC7EF4" w:rsidRDefault="00E0414D" w:rsidP="00E0414D">
      <w:pPr>
        <w:spacing w:after="120" w:line="276" w:lineRule="auto"/>
        <w:ind w:firstLine="0"/>
        <w:contextualSpacing/>
        <w:jc w:val="both"/>
        <w:rPr>
          <w:rFonts w:eastAsia="Times New Roman" w:cs="Times New Roman"/>
          <w:b/>
          <w:i/>
          <w:szCs w:val="24"/>
        </w:rPr>
      </w:pPr>
    </w:p>
    <w:p w14:paraId="498F773E" w14:textId="77777777" w:rsidR="00BD40F3" w:rsidRPr="00BC7EF4" w:rsidRDefault="00B6649B" w:rsidP="00385F52">
      <w:pPr>
        <w:spacing w:after="120" w:line="276" w:lineRule="auto"/>
        <w:ind w:firstLine="720"/>
        <w:contextualSpacing/>
        <w:jc w:val="both"/>
        <w:rPr>
          <w:rFonts w:eastAsia="Times New Roman" w:cs="Times New Roman"/>
          <w:szCs w:val="24"/>
          <w:del w:id="1180" w:author="ChatGPT" w:date="2026-09-26T21:32:20Z"/>
        </w:rPr>
      </w:pPr>
      <w:del w:id="1179" w:author="ChatGPT" w:date="2026-09-26T21:32:20Z">
        <w:r>
          <w:delText w:space="preserve">The control stack satisfies five invariants:</w:delText>
        </w:r>
      </w:del>
    </w:p>
    <w:tbl>
      <w:tblPr>
        <w:tblStyle w:val="a1"/>
        <w:tblW w:w="964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598"/>
        <w:gridCol w:w="1418"/>
        <w:gridCol w:w="7629"/>
      </w:tblGrid>
      <w:tr w:rsidR="00BD40F3" w:rsidRPr="00BC7EF4" w14:paraId="456772A1" w14:textId="77777777">
        <w:trPr>
          <w:trHeight w:val="597"/>
          <w:del w:id="1181" w:author="ChatGPT" w:date="2026-09-26T21:32:20Z"/>
        </w:trPr>
        <w:tc>
          <w:tcPr>
            <w:tcW w:w="59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FDE5A45" w14:textId="77777777" w:rsidR="00BD40F3" w:rsidRPr="00BC7EF4" w:rsidRDefault="00B6649B" w:rsidP="000B69DE">
            <w:pPr>
              <w:spacing w:after="120" w:line="276" w:lineRule="auto"/>
              <w:contextualSpacing/>
              <w:rPr>
                <w:rFonts w:eastAsia="Times New Roman" w:cs="Times New Roman"/>
                <w:szCs w:val="24"/>
              </w:rPr>
            </w:pPr>
            <w:del w:id="1182" w:author="ChatGPT" w:date="2026-09-26T21:32:20Z">
              <w:r>
                <w:delText w:space="preserve">ID</w:delText>
              </w:r>
            </w:del>
          </w:p>
        </w:tc>
        <w:tc>
          <w:tcPr>
            <w:tcW w:w="141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039CD41" w14:textId="77777777" w:rsidR="00BD40F3" w:rsidRPr="00BC7EF4" w:rsidRDefault="00B6649B" w:rsidP="000B69DE">
            <w:pPr>
              <w:spacing w:after="120" w:line="276" w:lineRule="auto"/>
              <w:contextualSpacing/>
              <w:rPr>
                <w:rFonts w:eastAsia="Times New Roman" w:cs="Times New Roman"/>
                <w:szCs w:val="24"/>
              </w:rPr>
            </w:pPr>
            <w:del w:id="1183" w:author="ChatGPT" w:date="2026-09-26T21:32:20Z">
              <w:r>
                <w:delText w:space="preserve">Invariant</w:delText>
              </w:r>
            </w:del>
          </w:p>
        </w:tc>
        <w:tc>
          <w:tcPr>
            <w:tcW w:w="762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483F554" w14:textId="77777777" w:rsidR="00BD40F3" w:rsidRPr="00BC7EF4" w:rsidRDefault="00B6649B" w:rsidP="000B69DE">
            <w:pPr>
              <w:spacing w:after="120" w:line="276" w:lineRule="auto"/>
              <w:contextualSpacing/>
              <w:rPr>
                <w:rFonts w:eastAsia="Times New Roman" w:cs="Times New Roman"/>
                <w:szCs w:val="24"/>
              </w:rPr>
            </w:pPr>
            <w:del w:id="1184" w:author="ChatGPT" w:date="2026-09-26T21:32:20Z">
              <w:r>
                <w:delText w:space="preserve">Description</w:delText>
              </w:r>
            </w:del>
          </w:p>
        </w:tc>
      </w:tr>
      <w:tr w:rsidR="00BD40F3" w:rsidRPr="00BC7EF4" w14:paraId="39F1C444" w14:textId="77777777">
        <w:trPr>
          <w:trHeight w:val="793"/>
          <w:del w:id="1185" w:author="ChatGPT" w:date="2026-09-26T21:32:20Z"/>
        </w:trPr>
        <w:tc>
          <w:tcPr>
            <w:tcW w:w="59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CA55F89" w14:textId="77777777" w:rsidR="00BD40F3" w:rsidRPr="00BC7EF4" w:rsidRDefault="00B6649B" w:rsidP="000B69DE">
            <w:pPr>
              <w:spacing w:after="120" w:line="276" w:lineRule="auto"/>
              <w:contextualSpacing/>
              <w:rPr>
                <w:rFonts w:eastAsia="Times New Roman" w:cs="Times New Roman"/>
                <w:szCs w:val="24"/>
              </w:rPr>
            </w:pPr>
            <w:del w:id="1186" w:author="ChatGPT" w:date="2026-09-26T21:32:20Z">
              <w:r>
                <w:delText w:space="preserve">I1</w:delText>
              </w:r>
            </w:del>
          </w:p>
        </w:tc>
        <w:tc>
          <w:tcPr>
            <w:tcW w:w="141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F4EC476" w14:textId="77777777" w:rsidR="00BD40F3" w:rsidRPr="00BC7EF4" w:rsidRDefault="00B6649B" w:rsidP="000B69DE">
            <w:pPr>
              <w:spacing w:after="120" w:line="276" w:lineRule="auto"/>
              <w:contextualSpacing/>
              <w:rPr>
                <w:rFonts w:eastAsia="Times New Roman" w:cs="Times New Roman"/>
                <w:szCs w:val="24"/>
              </w:rPr>
            </w:pPr>
            <w:del w:id="1187" w:author="ChatGPT" w:date="2026-09-26T21:32:20Z">
              <w:r>
                <w:delText w:space="preserve">Canonical Exclusivity</w:delText>
              </w:r>
            </w:del>
          </w:p>
        </w:tc>
        <w:tc>
          <w:tcPr>
            <w:tcW w:w="762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BD3DDD2" w14:textId="77777777" w:rsidR="00BD40F3" w:rsidRPr="00BC7EF4" w:rsidRDefault="00B6649B" w:rsidP="000B69DE">
            <w:pPr>
              <w:spacing w:after="120" w:line="276" w:lineRule="auto"/>
              <w:contextualSpacing/>
              <w:rPr>
                <w:rFonts w:eastAsia="Times New Roman" w:cs="Times New Roman"/>
                <w:szCs w:val="24"/>
              </w:rPr>
            </w:pPr>
            <w:del w:id="1188" w:author="ChatGPT" w:date="2026-09-26T21:32:20Z">
              <w:r>
                <w:delText w:space="preserve">Every numeric in an execution must originate in Canonical; missing → NON-CANONICAL.</w:delText>
              </w:r>
            </w:del>
          </w:p>
        </w:tc>
      </w:tr>
      <w:tr w:rsidR="00BD40F3" w:rsidRPr="00BC7EF4" w14:paraId="678C1937" w14:textId="77777777">
        <w:trPr>
          <w:trHeight w:val="597"/>
          <w:del w:id="1189" w:author="ChatGPT" w:date="2026-09-26T21:32:20Z"/>
        </w:trPr>
        <w:tc>
          <w:tcPr>
            <w:tcW w:w="59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B032BAA" w14:textId="77777777" w:rsidR="00BD40F3" w:rsidRPr="00BC7EF4" w:rsidRDefault="00B6649B" w:rsidP="000B69DE">
            <w:pPr>
              <w:spacing w:after="120" w:line="276" w:lineRule="auto"/>
              <w:contextualSpacing/>
              <w:rPr>
                <w:rFonts w:eastAsia="Times New Roman" w:cs="Times New Roman"/>
                <w:szCs w:val="24"/>
              </w:rPr>
            </w:pPr>
            <w:del w:id="1190" w:author="ChatGPT" w:date="2026-09-26T21:32:20Z">
              <w:r>
                <w:delText w:space="preserve">I2</w:delText>
              </w:r>
            </w:del>
          </w:p>
        </w:tc>
        <w:tc>
          <w:tcPr>
            <w:tcW w:w="141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3AECCC3" w14:textId="77777777" w:rsidR="00BD40F3" w:rsidRPr="00BC7EF4" w:rsidRDefault="00B6649B" w:rsidP="000B69DE">
            <w:pPr>
              <w:spacing w:after="120" w:line="276" w:lineRule="auto"/>
              <w:contextualSpacing/>
              <w:rPr>
                <w:rFonts w:eastAsia="Times New Roman" w:cs="Times New Roman"/>
                <w:szCs w:val="24"/>
              </w:rPr>
            </w:pPr>
            <w:del w:id="1191" w:author="ChatGPT" w:date="2026-09-26T21:32:20Z">
              <w:r>
                <w:delText w:space="preserve">Text-Number Separation</w:delText>
              </w:r>
            </w:del>
          </w:p>
        </w:tc>
        <w:tc>
          <w:tcPr>
            <w:tcW w:w="762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3F20A91" w14:textId="77777777" w:rsidR="00BD40F3" w:rsidRPr="00BC7EF4" w:rsidRDefault="00B6649B" w:rsidP="000B69DE">
            <w:pPr>
              <w:spacing w:after="120" w:line="276" w:lineRule="auto"/>
              <w:contextualSpacing/>
              <w:rPr>
                <w:rFonts w:eastAsia="Times New Roman" w:cs="Times New Roman"/>
                <w:szCs w:val="24"/>
              </w:rPr>
            </w:pPr>
            <w:del w:id="1192" w:author="ChatGPT" w:date="2026-09-26T21:32:20Z">
              <w:r>
                <w:delText w:space="preserve">Strategy contains zero live numerics; any example is labelled non-binding.</w:delText>
              </w:r>
            </w:del>
          </w:p>
        </w:tc>
      </w:tr>
      <w:tr w:rsidR="00BD40F3" w:rsidRPr="00BC7EF4" w14:paraId="6692FB42" w14:textId="77777777">
        <w:trPr>
          <w:trHeight w:val="393"/>
          <w:del w:id="1193" w:author="ChatGPT" w:date="2026-09-26T21:32:20Z"/>
        </w:trPr>
        <w:tc>
          <w:tcPr>
            <w:tcW w:w="59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4B04A32" w14:textId="77777777" w:rsidR="00BD40F3" w:rsidRPr="00BC7EF4" w:rsidRDefault="00B6649B" w:rsidP="000B69DE">
            <w:pPr>
              <w:spacing w:after="120" w:line="276" w:lineRule="auto"/>
              <w:contextualSpacing/>
              <w:rPr>
                <w:rFonts w:eastAsia="Times New Roman" w:cs="Times New Roman"/>
                <w:szCs w:val="24"/>
              </w:rPr>
            </w:pPr>
            <w:del w:id="1194" w:author="ChatGPT" w:date="2026-09-26T21:32:20Z">
              <w:r>
                <w:delText w:space="preserve">I3</w:delText>
              </w:r>
            </w:del>
          </w:p>
        </w:tc>
        <w:tc>
          <w:tcPr>
            <w:tcW w:w="141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A1B1343" w14:textId="77777777" w:rsidR="00BD40F3" w:rsidRPr="00BC7EF4" w:rsidRDefault="00B6649B" w:rsidP="000B69DE">
            <w:pPr>
              <w:spacing w:after="120" w:line="276" w:lineRule="auto"/>
              <w:contextualSpacing/>
              <w:rPr>
                <w:rFonts w:eastAsia="Times New Roman" w:cs="Times New Roman"/>
                <w:szCs w:val="24"/>
              </w:rPr>
            </w:pPr>
            <w:del w:id="1195" w:author="ChatGPT" w:date="2026-09-26T21:32:20Z">
              <w:r>
                <w:delText w:space="preserve">Gate Completeness</w:delText>
              </w:r>
            </w:del>
          </w:p>
        </w:tc>
        <w:tc>
          <w:tcPr>
            <w:tcW w:w="762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BBEECE5" w14:textId="77777777" w:rsidR="00BD40F3" w:rsidRPr="00BC7EF4" w:rsidRDefault="00B6649B" w:rsidP="000B69DE">
            <w:pPr>
              <w:spacing w:after="120" w:line="276" w:lineRule="auto"/>
              <w:contextualSpacing/>
              <w:rPr>
                <w:rFonts w:eastAsia="Times New Roman" w:cs="Times New Roman"/>
                <w:szCs w:val="24"/>
              </w:rPr>
            </w:pPr>
            <w:del w:id="1196" w:author="ChatGPT" w:date="2026-09-26T21:32:20Z">
              <w:r>
                <w:delText w:space="preserve">An action is legal ⇒ A4 checklist passes.</w:delText>
              </w:r>
            </w:del>
          </w:p>
        </w:tc>
      </w:tr>
      <w:tr w:rsidR="00BD40F3" w:rsidRPr="00BC7EF4" w14:paraId="1F269A10" w14:textId="77777777">
        <w:trPr>
          <w:trHeight w:val="393"/>
          <w:del w:id="1197" w:author="ChatGPT" w:date="2026-09-26T21:32:20Z"/>
        </w:trPr>
        <w:tc>
          <w:tcPr>
            <w:tcW w:w="59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FBE0CBD" w14:textId="77777777" w:rsidR="00BD40F3" w:rsidRPr="00BC7EF4" w:rsidRDefault="00B6649B" w:rsidP="000B69DE">
            <w:pPr>
              <w:spacing w:after="120" w:line="276" w:lineRule="auto"/>
              <w:contextualSpacing/>
              <w:rPr>
                <w:rFonts w:eastAsia="Times New Roman" w:cs="Times New Roman"/>
                <w:szCs w:val="24"/>
              </w:rPr>
            </w:pPr>
            <w:del w:id="1198" w:author="ChatGPT" w:date="2026-09-26T21:32:20Z">
              <w:r>
                <w:delText w:space="preserve">I4</w:delText>
              </w:r>
            </w:del>
          </w:p>
        </w:tc>
        <w:tc>
          <w:tcPr>
            <w:tcW w:w="141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8FB6882" w14:textId="77777777" w:rsidR="00BD40F3" w:rsidRPr="00BC7EF4" w:rsidRDefault="00B6649B" w:rsidP="000B69DE">
            <w:pPr>
              <w:spacing w:after="120" w:line="276" w:lineRule="auto"/>
              <w:contextualSpacing/>
              <w:rPr>
                <w:rFonts w:eastAsia="Times New Roman" w:cs="Times New Roman"/>
                <w:szCs w:val="24"/>
              </w:rPr>
            </w:pPr>
            <w:del w:id="1199" w:author="ChatGPT" w:date="2026-09-26T21:32:20Z">
              <w:r>
                <w:delText w:space="preserve">Stable Structure</w:delText>
              </w:r>
            </w:del>
          </w:p>
        </w:tc>
        <w:tc>
          <w:tcPr>
            <w:tcW w:w="762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FE4FF65" w14:textId="77777777" w:rsidR="00BD40F3" w:rsidRPr="00BC7EF4" w:rsidRDefault="00B6649B" w:rsidP="000B69DE">
            <w:pPr>
              <w:spacing w:after="120" w:line="276" w:lineRule="auto"/>
              <w:contextualSpacing/>
              <w:rPr>
                <w:rFonts w:eastAsia="Times New Roman" w:cs="Times New Roman"/>
                <w:szCs w:val="24"/>
              </w:rPr>
            </w:pPr>
            <w:del w:id="1200" w:author="ChatGPT" w:date="2026-09-26T21:32:20Z">
              <w:r>
                <w:delText w:space="preserve">Within a freeze window, structure cannot change except via evidence + version bump.</w:delText>
              </w:r>
            </w:del>
          </w:p>
        </w:tc>
      </w:tr>
      <w:tr w:rsidR="00BD40F3" w:rsidRPr="00BC7EF4" w14:paraId="2A2EDACB" w14:textId="77777777">
        <w:trPr>
          <w:trHeight w:val="393"/>
          <w:del w:id="1201" w:author="ChatGPT" w:date="2026-09-26T21:32:20Z"/>
        </w:trPr>
        <w:tc>
          <w:tcPr>
            <w:tcW w:w="59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6F11F85" w14:textId="77777777" w:rsidR="00BD40F3" w:rsidRPr="00BC7EF4" w:rsidRDefault="00B6649B" w:rsidP="000B69DE">
            <w:pPr>
              <w:spacing w:after="120" w:line="276" w:lineRule="auto"/>
              <w:contextualSpacing/>
              <w:rPr>
                <w:rFonts w:eastAsia="Times New Roman" w:cs="Times New Roman"/>
                <w:szCs w:val="24"/>
              </w:rPr>
            </w:pPr>
            <w:del w:id="1202" w:author="ChatGPT" w:date="2026-09-26T21:32:20Z">
              <w:r>
                <w:delText w:space="preserve">I5</w:delText>
              </w:r>
            </w:del>
          </w:p>
        </w:tc>
        <w:tc>
          <w:tcPr>
            <w:tcW w:w="141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B5304A4" w14:textId="77777777" w:rsidR="00BD40F3" w:rsidRPr="00BC7EF4" w:rsidRDefault="00B6649B" w:rsidP="000B69DE">
            <w:pPr>
              <w:spacing w:after="120" w:line="276" w:lineRule="auto"/>
              <w:contextualSpacing/>
              <w:rPr>
                <w:rFonts w:eastAsia="Times New Roman" w:cs="Times New Roman"/>
                <w:szCs w:val="24"/>
              </w:rPr>
            </w:pPr>
            <w:del w:id="1203" w:author="ChatGPT" w:date="2026-09-26T21:32:20Z">
              <w:r>
                <w:delText w:space="preserve">Auditability</w:delText>
              </w:r>
            </w:del>
          </w:p>
        </w:tc>
        <w:tc>
          <w:tcPr>
            <w:tcW w:w="762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AE5BA75" w14:textId="77777777" w:rsidR="00BD40F3" w:rsidRPr="00BC7EF4" w:rsidRDefault="00B6649B" w:rsidP="000B69DE">
            <w:pPr>
              <w:spacing w:after="120" w:line="276" w:lineRule="auto"/>
              <w:contextualSpacing/>
              <w:rPr>
                <w:rFonts w:eastAsia="Times New Roman" w:cs="Times New Roman"/>
                <w:szCs w:val="24"/>
              </w:rPr>
            </w:pPr>
            <w:del w:id="1204" w:author="ChatGPT" w:date="2026-09-26T21:32:20Z">
              <w:r>
                <w:delText w:space="preserve">Every executed action retains a trace: numbers, policy, template, rationale.</w:delText>
              </w:r>
            </w:del>
          </w:p>
        </w:tc>
      </w:tr>
    </w:tbl>
    <w:p w14:paraId="628C71BD"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40F45140" w14:textId="77777777" w:rsidR="00BD40F3" w:rsidRDefault="00B6649B" w:rsidP="00385F52">
      <w:pPr>
        <w:spacing w:after="120" w:line="276" w:lineRule="auto"/>
        <w:ind w:firstLine="720"/>
        <w:contextualSpacing/>
        <w:jc w:val="both"/>
        <w:rPr>
          <w:rFonts w:eastAsia="Times New Roman" w:cs="Times New Roman"/>
          <w:szCs w:val="24"/>
          <w:del w:id="1206" w:author="ChatGPT" w:date="2026-09-26T21:32:20Z"/>
        </w:rPr>
      </w:pPr>
      <w:del w:id="1205" w:author="ChatGPT" w:date="2026-09-26T21:32:20Z">
        <w:r>
          <w:delText w:space="preserve">These invariants provide a minimal formal semantics for the hybrid cognition system: decisions become deterministic state transitions constrained by verifiable guards.</w:delText>
        </w:r>
      </w:del>
    </w:p>
    <w:p w14:paraId="20C0853E" w14:textId="77777777" w:rsidR="00E0414D" w:rsidRDefault="00E0414D" w:rsidP="00E0414D">
      <w:pPr>
        <w:keepNext/>
        <w:keepLines/>
        <w:spacing w:after="120" w:line="276" w:lineRule="auto"/>
        <w:ind w:firstLine="0"/>
        <w:contextualSpacing/>
        <w:jc w:val="both"/>
        <w:rPr>
          <w:rFonts w:eastAsia="Times New Roman" w:cs="Times New Roman"/>
          <w:szCs w:val="24"/>
        </w:rPr>
      </w:pPr>
    </w:p>
    <w:p w14:paraId="77DDEC2C" w14:textId="778E14CA" w:rsidR="00BD40F3" w:rsidRDefault="00B6649B" w:rsidP="00E0414D">
      <w:pPr>
        <w:keepNext/>
        <w:keepLines/>
        <w:spacing w:after="120" w:line="276" w:lineRule="auto"/>
        <w:ind w:firstLine="0"/>
        <w:contextualSpacing/>
        <w:jc w:val="both"/>
        <w:rPr>
          <w:rFonts w:eastAsia="Times New Roman" w:cs="Times New Roman"/>
          <w:b/>
          <w:i/>
          <w:szCs w:val="24"/>
          <w:del w:id="1208" w:author="ChatGPT" w:date="2026-09-26T21:32:20Z"/>
        </w:rPr>
      </w:pPr>
      <w:del w:id="1207" w:author="ChatGPT" w:date="2026-09-26T21:32:20Z">
        <w:r>
          <w:delText w:space="preserve">Data Model &amp; Key Syntax</w:delText>
        </w:r>
      </w:del>
    </w:p>
    <w:p w14:paraId="4B8D33DC"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17BA51B8" w14:textId="77777777" w:rsidR="00BD40F3" w:rsidRPr="00BC7EF4" w:rsidRDefault="00B6649B" w:rsidP="00385F52">
      <w:pPr>
        <w:spacing w:after="120" w:line="276" w:lineRule="auto"/>
        <w:ind w:firstLine="720"/>
        <w:contextualSpacing/>
        <w:jc w:val="both"/>
        <w:rPr>
          <w:rFonts w:eastAsia="Times New Roman" w:cs="Times New Roman"/>
          <w:szCs w:val="24"/>
          <w:del w:id="1210" w:author="ChatGPT" w:date="2026-09-26T21:32:20Z"/>
        </w:rPr>
      </w:pPr>
      <w:del w:id="1209" w:author="ChatGPT" w:date="2026-09-26T21:32:20Z">
        <w:r>
          <w:delText w:space="preserve">Canonical keys follow hierarchical naming:</w:delText>
        </w:r>
      </w:del>
    </w:p>
    <w:p w14:paraId="61DDAB86" w14:textId="77777777" w:rsidR="00BD40F3" w:rsidRPr="00BC7EF4" w:rsidRDefault="00B6649B" w:rsidP="00385F52">
      <w:pPr>
        <w:spacing w:after="120" w:line="276" w:lineRule="auto"/>
        <w:ind w:firstLine="720"/>
        <w:contextualSpacing/>
        <w:jc w:val="both"/>
        <w:rPr>
          <w:rFonts w:eastAsia="Times New Roman" w:cs="Times New Roman"/>
          <w:szCs w:val="24"/>
          <w:del w:id="1212" w:author="ChatGPT" w:date="2026-09-26T21:32:20Z"/>
        </w:rPr>
      </w:pPr>
      <w:del w:id="1211" w:author="ChatGPT" w:date="2026-09-26T21:32:20Z">
        <w:r>
          <w:delText w:space="preserve">DOMAIN.SUBDOMAIN.ITEM</w:delText>
        </w:r>
      </w:del>
    </w:p>
    <w:p w14:paraId="100A2FEA" w14:textId="77777777" w:rsidR="00BD40F3" w:rsidRPr="00BC7EF4" w:rsidRDefault="00B6649B" w:rsidP="00385F52">
      <w:pPr>
        <w:spacing w:after="120" w:line="276" w:lineRule="auto"/>
        <w:ind w:firstLine="720"/>
        <w:contextualSpacing/>
        <w:jc w:val="both"/>
        <w:rPr>
          <w:rFonts w:eastAsia="Times New Roman" w:cs="Times New Roman"/>
          <w:szCs w:val="24"/>
          <w:del w:id="1214" w:author="ChatGPT" w:date="2026-09-26T21:32:20Z"/>
        </w:rPr>
      </w:pPr>
      <w:del w:id="1213" w:author="ChatGPT" w:date="2026-09-26T21:32:20Z">
        <w:r>
          <w:delText w:space="preserve">e.g.  A.TRANCHE.T3</w:delText>
        </w:r>
      </w:del>
    </w:p>
    <w:p w14:paraId="71DCDDA0" w14:textId="77777777" w:rsidR="00BD40F3" w:rsidRPr="00BC7EF4" w:rsidRDefault="00B6649B" w:rsidP="00385F52">
      <w:pPr>
        <w:spacing w:after="120" w:line="276" w:lineRule="auto"/>
        <w:ind w:firstLine="720"/>
        <w:contextualSpacing/>
        <w:jc w:val="both"/>
        <w:rPr>
          <w:rFonts w:eastAsia="Times New Roman" w:cs="Times New Roman"/>
          <w:szCs w:val="24"/>
          <w:del w:id="1216" w:author="ChatGPT" w:date="2026-09-26T21:32:20Z"/>
        </w:rPr>
      </w:pPr>
      <w:del w:id="1215" w:author="ChatGPT" w:date="2026-09-26T21:32:20Z">
        <w:r>
          <w:delText w:space="preserve">       HOLDINGS.SUI</w:delText>
        </w:r>
      </w:del>
    </w:p>
    <w:p w14:paraId="412F371D" w14:textId="77777777" w:rsidR="00BD40F3" w:rsidRPr="00BC7EF4" w:rsidRDefault="00B6649B" w:rsidP="00385F52">
      <w:pPr>
        <w:spacing w:after="120" w:line="276" w:lineRule="auto"/>
        <w:ind w:firstLine="720"/>
        <w:contextualSpacing/>
        <w:jc w:val="both"/>
        <w:rPr>
          <w:rFonts w:eastAsia="Times New Roman" w:cs="Times New Roman"/>
          <w:szCs w:val="24"/>
          <w:del w:id="1218" w:author="ChatGPT" w:date="2026-09-26T21:32:20Z"/>
        </w:rPr>
      </w:pPr>
      <w:del w:id="1217" w:author="ChatGPT" w:date="2026-09-26T21:32:20Z">
        <w:r>
          <w:delText w:space="preserve">Each key maps uniquely to a section in Canonical.</w:delText>
        </w:r>
      </w:del>
    </w:p>
    <w:p w14:paraId="4B623444" w14:textId="77777777" w:rsidR="00BD40F3" w:rsidRPr="00BC7EF4" w:rsidRDefault="00B6649B" w:rsidP="00385F52">
      <w:pPr>
        <w:spacing w:after="120" w:line="276" w:lineRule="auto"/>
        <w:ind w:firstLine="720"/>
        <w:contextualSpacing/>
        <w:jc w:val="both"/>
        <w:rPr>
          <w:rFonts w:eastAsia="Times New Roman" w:cs="Times New Roman"/>
          <w:szCs w:val="24"/>
          <w:del w:id="1220" w:author="ChatGPT" w:date="2026-09-26T21:32:20Z"/>
        </w:rPr>
      </w:pPr>
      <w:del w:id="1219" w:author="ChatGPT" w:date="2026-09-26T21:32:20Z">
        <w:r>
          <w:delText w:space="preserve">No fuzzy or substring matching is allowed—this ensures audit trails remain bijective (one query → one source).</w:delText>
        </w:r>
      </w:del>
    </w:p>
    <w:p w14:paraId="117C01A7" w14:textId="77777777" w:rsidR="00BD40F3" w:rsidRDefault="00B6649B" w:rsidP="00385F52">
      <w:pPr>
        <w:spacing w:after="120" w:line="276" w:lineRule="auto"/>
        <w:ind w:firstLine="720"/>
        <w:contextualSpacing/>
        <w:jc w:val="both"/>
        <w:rPr>
          <w:rFonts w:eastAsia="Times New Roman" w:cs="Times New Roman"/>
          <w:szCs w:val="24"/>
          <w:del w:id="1222" w:author="ChatGPT" w:date="2026-09-26T21:32:20Z"/>
        </w:rPr>
      </w:pPr>
      <w:del w:id="1221" w:author="ChatGPT" w:date="2026-09-26T21:32:20Z">
        <w:r>
          <w:delText w:space="preserve">The namespace also supports derived aliases (e.g., FX.GBPUSD), each documented in the File Registry for checksum validation.</w:delText>
        </w:r>
      </w:del>
    </w:p>
    <w:p w14:paraId="657B80F5"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5D581B30" w14:textId="422ACB9F" w:rsidR="00BD40F3" w:rsidRDefault="00B6649B" w:rsidP="00E0414D">
      <w:pPr>
        <w:keepNext/>
        <w:keepLines/>
        <w:spacing w:after="120" w:line="276" w:lineRule="auto"/>
        <w:ind w:firstLine="0"/>
        <w:contextualSpacing/>
        <w:jc w:val="both"/>
        <w:rPr>
          <w:rFonts w:eastAsia="Times New Roman" w:cs="Times New Roman"/>
          <w:b/>
          <w:i/>
          <w:szCs w:val="24"/>
          <w:del w:id="1224" w:author="ChatGPT" w:date="2026-09-26T21:32:20Z"/>
        </w:rPr>
      </w:pPr>
      <w:del w:id="1223" w:author="ChatGPT" w:date="2026-09-26T21:32:20Z">
        <w:r>
          <w:delText w:space="preserve">Error Taxonomy</w:delText>
        </w:r>
      </w:del>
    </w:p>
    <w:p w14:paraId="370B28D9" w14:textId="77777777" w:rsidR="00E0414D" w:rsidRPr="00BC7EF4" w:rsidRDefault="00E0414D" w:rsidP="00385F52">
      <w:pPr>
        <w:keepNext/>
        <w:keepLines/>
        <w:spacing w:after="120" w:line="276" w:lineRule="auto"/>
        <w:ind w:firstLine="720"/>
        <w:contextualSpacing/>
        <w:jc w:val="both"/>
        <w:rPr>
          <w:rFonts w:eastAsia="Times New Roman" w:cs="Times New Roman"/>
          <w:b/>
          <w:i/>
          <w:szCs w:val="24"/>
        </w:rPr>
      </w:pPr>
    </w:p>
    <w:p w14:paraId="1817F122" w14:textId="77777777" w:rsidR="00BD40F3" w:rsidRPr="00BC7EF4" w:rsidRDefault="00B6649B" w:rsidP="00385F52">
      <w:pPr>
        <w:spacing w:after="120" w:line="276" w:lineRule="auto"/>
        <w:ind w:firstLine="720"/>
        <w:contextualSpacing/>
        <w:jc w:val="both"/>
        <w:rPr>
          <w:rFonts w:eastAsia="Times New Roman" w:cs="Times New Roman"/>
          <w:szCs w:val="24"/>
          <w:del w:id="1226" w:author="ChatGPT" w:date="2026-09-26T21:32:20Z"/>
        </w:rPr>
      </w:pPr>
      <w:del w:id="1225" w:author="ChatGPT" w:date="2026-09-26T21:32:20Z">
        <w:r>
          <w:delText w:space="preserve">Errors are classified by origin:</w:delText>
        </w:r>
      </w:del>
    </w:p>
    <w:tbl>
      <w:tblPr>
        <w:tblStyle w:val="a2"/>
        <w:tblW w:w="802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880"/>
        <w:gridCol w:w="1646"/>
        <w:gridCol w:w="4099"/>
        <w:gridCol w:w="1400"/>
      </w:tblGrid>
      <w:tr w:rsidR="00BD40F3" w:rsidRPr="00BC7EF4" w14:paraId="54D7C312" w14:textId="77777777" w:rsidTr="00C2721A">
        <w:trPr>
          <w:trHeight w:val="597"/>
          <w:del w:id="1227" w:author="ChatGPT" w:date="2026-09-26T21:32:20Z"/>
        </w:trPr>
        <w:tc>
          <w:tcPr>
            <w:tcW w:w="8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98A6005" w14:textId="77777777" w:rsidR="00BD40F3" w:rsidRPr="00BC7EF4" w:rsidRDefault="00B6649B" w:rsidP="000B69DE">
            <w:pPr>
              <w:spacing w:after="120" w:line="276" w:lineRule="auto"/>
              <w:contextualSpacing/>
              <w:rPr>
                <w:rFonts w:eastAsia="Times New Roman" w:cs="Times New Roman"/>
                <w:szCs w:val="24"/>
              </w:rPr>
            </w:pPr>
            <w:del w:id="1228" w:author="ChatGPT" w:date="2026-09-26T21:32:20Z">
              <w:r>
                <w:delText w:space="preserve">Code</w:delText>
              </w:r>
            </w:del>
          </w:p>
        </w:tc>
        <w:tc>
          <w:tcPr>
            <w:tcW w:w="1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C928245" w14:textId="77777777" w:rsidR="00BD40F3" w:rsidRPr="00BC7EF4" w:rsidRDefault="00B6649B" w:rsidP="000B69DE">
            <w:pPr>
              <w:spacing w:after="120" w:line="276" w:lineRule="auto"/>
              <w:contextualSpacing/>
              <w:rPr>
                <w:rFonts w:eastAsia="Times New Roman" w:cs="Times New Roman"/>
                <w:szCs w:val="24"/>
              </w:rPr>
            </w:pPr>
            <w:del w:id="1229" w:author="ChatGPT" w:date="2026-09-26T21:32:20Z">
              <w:r>
                <w:delText w:space="preserve">Type</w:delText>
              </w:r>
            </w:del>
          </w:p>
        </w:tc>
        <w:tc>
          <w:tcPr>
            <w:tcW w:w="409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B9C84D5" w14:textId="77777777" w:rsidR="00BD40F3" w:rsidRPr="00BC7EF4" w:rsidRDefault="00B6649B" w:rsidP="000B69DE">
            <w:pPr>
              <w:spacing w:after="120" w:line="276" w:lineRule="auto"/>
              <w:contextualSpacing/>
              <w:rPr>
                <w:rFonts w:eastAsia="Times New Roman" w:cs="Times New Roman"/>
                <w:szCs w:val="24"/>
              </w:rPr>
            </w:pPr>
            <w:del w:id="1230" w:author="ChatGPT" w:date="2026-09-26T21:32:20Z">
              <w:r>
                <w:delText w:space="preserve">Description</w:delText>
              </w:r>
            </w:del>
          </w:p>
        </w:tc>
        <w:tc>
          <w:tcPr>
            <w:tcW w:w="14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EA0AB48" w14:textId="77777777" w:rsidR="00BD40F3" w:rsidRPr="00BC7EF4" w:rsidRDefault="00B6649B" w:rsidP="000B69DE">
            <w:pPr>
              <w:spacing w:after="120" w:line="276" w:lineRule="auto"/>
              <w:contextualSpacing/>
              <w:rPr>
                <w:rFonts w:eastAsia="Times New Roman" w:cs="Times New Roman"/>
                <w:szCs w:val="24"/>
              </w:rPr>
            </w:pPr>
            <w:del w:id="1231" w:author="ChatGPT" w:date="2026-09-26T21:32:20Z">
              <w:r>
                <w:delText w:space="preserve">Mitigated By</w:delText>
              </w:r>
            </w:del>
          </w:p>
        </w:tc>
      </w:tr>
      <w:tr w:rsidR="00BD40F3" w:rsidRPr="00BC7EF4" w14:paraId="4993D5C4" w14:textId="77777777" w:rsidTr="00C2721A">
        <w:trPr>
          <w:trHeight w:val="360"/>
          <w:del w:id="1232" w:author="ChatGPT" w:date="2026-09-26T21:32:20Z"/>
        </w:trPr>
        <w:tc>
          <w:tcPr>
            <w:tcW w:w="8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63622D" w14:textId="77777777" w:rsidR="00BD40F3" w:rsidRPr="00BC7EF4" w:rsidRDefault="00B6649B" w:rsidP="000B69DE">
            <w:pPr>
              <w:spacing w:after="120" w:line="276" w:lineRule="auto"/>
              <w:contextualSpacing/>
              <w:rPr>
                <w:rFonts w:eastAsia="Times New Roman" w:cs="Times New Roman"/>
                <w:szCs w:val="24"/>
              </w:rPr>
            </w:pPr>
            <w:del w:id="1233" w:author="ChatGPT" w:date="2026-09-26T21:32:20Z">
              <w:r>
                <w:delText w:space="preserve">E1</w:delText>
              </w:r>
            </w:del>
          </w:p>
        </w:tc>
        <w:tc>
          <w:tcPr>
            <w:tcW w:w="1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3BA53FB" w14:textId="77777777" w:rsidR="00BD40F3" w:rsidRPr="00BC7EF4" w:rsidRDefault="00B6649B" w:rsidP="000B69DE">
            <w:pPr>
              <w:spacing w:after="120" w:line="276" w:lineRule="auto"/>
              <w:contextualSpacing/>
              <w:rPr>
                <w:rFonts w:eastAsia="Times New Roman" w:cs="Times New Roman"/>
                <w:szCs w:val="24"/>
              </w:rPr>
            </w:pPr>
            <w:del w:id="1234" w:author="ChatGPT" w:date="2026-09-26T21:32:20Z">
              <w:r>
                <w:delText w:space="preserve">Fabrication</w:delText>
              </w:r>
            </w:del>
          </w:p>
        </w:tc>
        <w:tc>
          <w:tcPr>
            <w:tcW w:w="409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E3492EF" w14:textId="77777777" w:rsidR="00BD40F3" w:rsidRPr="00BC7EF4" w:rsidRDefault="00B6649B" w:rsidP="000B69DE">
            <w:pPr>
              <w:spacing w:after="120" w:line="276" w:lineRule="auto"/>
              <w:contextualSpacing/>
              <w:rPr>
                <w:rFonts w:eastAsia="Times New Roman" w:cs="Times New Roman"/>
                <w:szCs w:val="24"/>
              </w:rPr>
            </w:pPr>
            <w:del w:id="1235" w:author="ChatGPT" w:date="2026-09-26T21:32:20Z">
              <w:r>
                <w:delText w:space="preserve">Invented or loosely recalled numbers</w:delText>
              </w:r>
            </w:del>
          </w:p>
        </w:tc>
        <w:tc>
          <w:tcPr>
            <w:tcW w:w="140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1F5B0FF" w14:textId="77777777" w:rsidR="00BD40F3" w:rsidRPr="00BC7EF4" w:rsidRDefault="00B6649B" w:rsidP="000B69DE">
            <w:pPr>
              <w:spacing w:after="120" w:line="276" w:lineRule="auto"/>
              <w:contextualSpacing/>
              <w:rPr>
                <w:rFonts w:eastAsia="Times New Roman" w:cs="Times New Roman"/>
                <w:szCs w:val="24"/>
              </w:rPr>
            </w:pPr>
            <w:del w:id="1236" w:author="ChatGPT" w:date="2026-09-26T21:32:20Z">
              <w:r>
                <w:delText w:space="preserve">A1, A5</w:delText>
              </w:r>
            </w:del>
          </w:p>
        </w:tc>
      </w:tr>
      <w:tr w:rsidR="00BD40F3" w:rsidRPr="00BC7EF4" w14:paraId="39793387" w14:textId="77777777" w:rsidTr="00C2721A">
        <w:trPr>
          <w:trHeight w:val="360"/>
          <w:del w:id="1237" w:author="ChatGPT" w:date="2026-09-26T21:32:20Z"/>
        </w:trPr>
        <w:tc>
          <w:tcPr>
            <w:tcW w:w="8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77CA3B6" w14:textId="77777777" w:rsidR="00BD40F3" w:rsidRPr="00BC7EF4" w:rsidRDefault="00B6649B" w:rsidP="000B69DE">
            <w:pPr>
              <w:spacing w:after="120" w:line="276" w:lineRule="auto"/>
              <w:contextualSpacing/>
              <w:rPr>
                <w:rFonts w:eastAsia="Times New Roman" w:cs="Times New Roman"/>
                <w:szCs w:val="24"/>
              </w:rPr>
            </w:pPr>
            <w:del w:id="1238" w:author="ChatGPT" w:date="2026-09-26T21:32:20Z">
              <w:r>
                <w:delText w:space="preserve">E2</w:delText>
              </w:r>
            </w:del>
          </w:p>
        </w:tc>
        <w:tc>
          <w:tcPr>
            <w:tcW w:w="1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3A14FFE" w14:textId="77777777" w:rsidR="00BD40F3" w:rsidRPr="00BC7EF4" w:rsidRDefault="00B6649B" w:rsidP="000B69DE">
            <w:pPr>
              <w:spacing w:after="120" w:line="276" w:lineRule="auto"/>
              <w:contextualSpacing/>
              <w:rPr>
                <w:rFonts w:eastAsia="Times New Roman" w:cs="Times New Roman"/>
                <w:szCs w:val="24"/>
              </w:rPr>
            </w:pPr>
            <w:del w:id="1239" w:author="ChatGPT" w:date="2026-09-26T21:32:20Z">
              <w:r>
                <w:delText w:space="preserve">Drift</w:delText>
              </w:r>
            </w:del>
          </w:p>
        </w:tc>
        <w:tc>
          <w:tcPr>
            <w:tcW w:w="409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E8672B4" w14:textId="77777777" w:rsidR="00BD40F3" w:rsidRPr="00BC7EF4" w:rsidRDefault="00B6649B" w:rsidP="000B69DE">
            <w:pPr>
              <w:spacing w:after="120" w:line="276" w:lineRule="auto"/>
              <w:contextualSpacing/>
              <w:rPr>
                <w:rFonts w:eastAsia="Times New Roman" w:cs="Times New Roman"/>
                <w:szCs w:val="24"/>
              </w:rPr>
            </w:pPr>
            <w:del w:id="1240" w:author="ChatGPT" w:date="2026-09-26T21:32:20Z">
              <w:r>
                <w:delText w:space="preserve">Retired content re-enters active context</w:delText>
              </w:r>
            </w:del>
          </w:p>
        </w:tc>
        <w:tc>
          <w:tcPr>
            <w:tcW w:w="14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6EB3C67" w14:textId="77777777" w:rsidR="00BD40F3" w:rsidRPr="00BC7EF4" w:rsidRDefault="00B6649B" w:rsidP="000B69DE">
            <w:pPr>
              <w:spacing w:after="120" w:line="276" w:lineRule="auto"/>
              <w:contextualSpacing/>
              <w:rPr>
                <w:rFonts w:eastAsia="Times New Roman" w:cs="Times New Roman"/>
                <w:szCs w:val="24"/>
              </w:rPr>
            </w:pPr>
            <w:del w:id="1241" w:author="ChatGPT" w:date="2026-09-26T21:32:20Z">
              <w:r>
                <w:delText w:space="preserve">A6, A9</w:delText>
              </w:r>
            </w:del>
          </w:p>
        </w:tc>
      </w:tr>
      <w:tr w:rsidR="00BD40F3" w:rsidRPr="00BC7EF4" w14:paraId="577C5C75" w14:textId="77777777" w:rsidTr="00C2721A">
        <w:trPr>
          <w:trHeight w:val="360"/>
          <w:del w:id="1242" w:author="ChatGPT" w:date="2026-09-26T21:32:20Z"/>
        </w:trPr>
        <w:tc>
          <w:tcPr>
            <w:tcW w:w="8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9BAA279" w14:textId="77777777" w:rsidR="00BD40F3" w:rsidRPr="00BC7EF4" w:rsidRDefault="00B6649B" w:rsidP="000B69DE">
            <w:pPr>
              <w:spacing w:after="120" w:line="276" w:lineRule="auto"/>
              <w:contextualSpacing/>
              <w:rPr>
                <w:rFonts w:eastAsia="Times New Roman" w:cs="Times New Roman"/>
                <w:szCs w:val="24"/>
              </w:rPr>
            </w:pPr>
            <w:del w:id="1243" w:author="ChatGPT" w:date="2026-09-26T21:32:20Z">
              <w:r>
                <w:delText w:space="preserve">E3</w:delText>
              </w:r>
            </w:del>
          </w:p>
        </w:tc>
        <w:tc>
          <w:tcPr>
            <w:tcW w:w="1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7F7F366" w14:textId="77777777" w:rsidR="00BD40F3" w:rsidRPr="00BC7EF4" w:rsidRDefault="00B6649B" w:rsidP="000B69DE">
            <w:pPr>
              <w:spacing w:after="120" w:line="276" w:lineRule="auto"/>
              <w:contextualSpacing/>
              <w:rPr>
                <w:rFonts w:eastAsia="Times New Roman" w:cs="Times New Roman"/>
                <w:szCs w:val="24"/>
              </w:rPr>
            </w:pPr>
            <w:del w:id="1244" w:author="ChatGPT" w:date="2026-09-26T21:32:20Z">
              <w:r>
                <w:delText w:space="preserve">Gate Skip</w:delText>
              </w:r>
            </w:del>
          </w:p>
        </w:tc>
        <w:tc>
          <w:tcPr>
            <w:tcW w:w="409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E4131D9" w14:textId="77777777" w:rsidR="00BD40F3" w:rsidRPr="00BC7EF4" w:rsidRDefault="00B6649B" w:rsidP="000B69DE">
            <w:pPr>
              <w:spacing w:after="120" w:line="276" w:lineRule="auto"/>
              <w:contextualSpacing/>
              <w:rPr>
                <w:rFonts w:eastAsia="Times New Roman" w:cs="Times New Roman"/>
                <w:szCs w:val="24"/>
              </w:rPr>
            </w:pPr>
            <w:del w:id="1245" w:author="ChatGPT" w:date="2026-09-26T21:32:20Z">
              <w:r>
                <w:delText w:space="preserve">Execution without pre-flight checklist</w:delText>
              </w:r>
            </w:del>
          </w:p>
        </w:tc>
        <w:tc>
          <w:tcPr>
            <w:tcW w:w="140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622289A" w14:textId="77777777" w:rsidR="00BD40F3" w:rsidRPr="00BC7EF4" w:rsidRDefault="00B6649B" w:rsidP="000B69DE">
            <w:pPr>
              <w:spacing w:after="120" w:line="276" w:lineRule="auto"/>
              <w:contextualSpacing/>
              <w:rPr>
                <w:rFonts w:eastAsia="Times New Roman" w:cs="Times New Roman"/>
                <w:szCs w:val="24"/>
              </w:rPr>
            </w:pPr>
            <w:del w:id="1246" w:author="ChatGPT" w:date="2026-09-26T21:32:20Z">
              <w:r>
                <w:delText w:space="preserve">A4</w:delText>
              </w:r>
            </w:del>
          </w:p>
        </w:tc>
      </w:tr>
      <w:tr w:rsidR="00BD40F3" w:rsidRPr="00BC7EF4" w14:paraId="42AE45C9" w14:textId="77777777" w:rsidTr="00C2721A">
        <w:trPr>
          <w:trHeight w:val="597"/>
          <w:del w:id="1247" w:author="ChatGPT" w:date="2026-09-26T21:32:20Z"/>
        </w:trPr>
        <w:tc>
          <w:tcPr>
            <w:tcW w:w="8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8F3DD67" w14:textId="77777777" w:rsidR="00BD40F3" w:rsidRPr="00BC7EF4" w:rsidRDefault="00B6649B" w:rsidP="000B69DE">
            <w:pPr>
              <w:spacing w:after="120" w:line="276" w:lineRule="auto"/>
              <w:contextualSpacing/>
              <w:rPr>
                <w:rFonts w:eastAsia="Times New Roman" w:cs="Times New Roman"/>
                <w:szCs w:val="24"/>
              </w:rPr>
            </w:pPr>
            <w:del w:id="1248" w:author="ChatGPT" w:date="2026-09-26T21:32:20Z">
              <w:r>
                <w:delText w:space="preserve">E4</w:delText>
              </w:r>
            </w:del>
          </w:p>
        </w:tc>
        <w:tc>
          <w:tcPr>
            <w:tcW w:w="1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E819DA6" w14:textId="77777777" w:rsidR="00BD40F3" w:rsidRPr="00BC7EF4" w:rsidRDefault="00B6649B" w:rsidP="000B69DE">
            <w:pPr>
              <w:spacing w:after="120" w:line="276" w:lineRule="auto"/>
              <w:contextualSpacing/>
              <w:rPr>
                <w:rFonts w:eastAsia="Times New Roman" w:cs="Times New Roman"/>
                <w:szCs w:val="24"/>
              </w:rPr>
            </w:pPr>
            <w:del w:id="1249" w:author="ChatGPT" w:date="2026-09-26T21:32:20Z">
              <w:r>
                <w:delText w:space="preserve">Overwrite Churn</w:delText>
              </w:r>
            </w:del>
          </w:p>
        </w:tc>
        <w:tc>
          <w:tcPr>
            <w:tcW w:w="409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D89ABFD" w14:textId="77777777" w:rsidR="00BD40F3" w:rsidRPr="00BC7EF4" w:rsidRDefault="00B6649B" w:rsidP="000B69DE">
            <w:pPr>
              <w:spacing w:after="120" w:line="276" w:lineRule="auto"/>
              <w:contextualSpacing/>
              <w:rPr>
                <w:rFonts w:eastAsia="Times New Roman" w:cs="Times New Roman"/>
                <w:szCs w:val="24"/>
              </w:rPr>
            </w:pPr>
            <w:del w:id="1250" w:author="ChatGPT" w:date="2026-09-26T21:32:20Z">
              <w:r>
                <w:delText w:space="preserve">Edits during freeze violating immutability</w:delText>
              </w:r>
            </w:del>
          </w:p>
        </w:tc>
        <w:tc>
          <w:tcPr>
            <w:tcW w:w="14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597FC13" w14:textId="77777777" w:rsidR="00BD40F3" w:rsidRPr="00BC7EF4" w:rsidRDefault="00B6649B" w:rsidP="000B69DE">
            <w:pPr>
              <w:spacing w:after="120" w:line="276" w:lineRule="auto"/>
              <w:contextualSpacing/>
              <w:rPr>
                <w:rFonts w:eastAsia="Times New Roman" w:cs="Times New Roman"/>
                <w:szCs w:val="24"/>
              </w:rPr>
            </w:pPr>
            <w:del w:id="1251" w:author="ChatGPT" w:date="2026-09-26T21:32:20Z">
              <w:r>
                <w:delText w:space="preserve">A6</w:delText>
              </w:r>
            </w:del>
          </w:p>
        </w:tc>
      </w:tr>
      <w:tr w:rsidR="00BD40F3" w:rsidRPr="00BC7EF4" w14:paraId="0770241D" w14:textId="77777777" w:rsidTr="00C2721A">
        <w:trPr>
          <w:trHeight w:val="597"/>
          <w:del w:id="1252" w:author="ChatGPT" w:date="2026-09-26T21:32:20Z"/>
        </w:trPr>
        <w:tc>
          <w:tcPr>
            <w:tcW w:w="8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2B8048A" w14:textId="77777777" w:rsidR="00BD40F3" w:rsidRPr="00BC7EF4" w:rsidRDefault="00B6649B" w:rsidP="000B69DE">
            <w:pPr>
              <w:spacing w:after="120" w:line="276" w:lineRule="auto"/>
              <w:contextualSpacing/>
              <w:rPr>
                <w:rFonts w:eastAsia="Times New Roman" w:cs="Times New Roman"/>
                <w:szCs w:val="24"/>
              </w:rPr>
            </w:pPr>
            <w:del w:id="1253" w:author="ChatGPT" w:date="2026-09-26T21:32:20Z">
              <w:r>
                <w:delText w:space="preserve">E5</w:delText>
              </w:r>
            </w:del>
          </w:p>
        </w:tc>
        <w:tc>
          <w:tcPr>
            <w:tcW w:w="1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892F7C6" w14:textId="77777777" w:rsidR="00BD40F3" w:rsidRPr="00BC7EF4" w:rsidRDefault="00B6649B" w:rsidP="000B69DE">
            <w:pPr>
              <w:spacing w:after="120" w:line="276" w:lineRule="auto"/>
              <w:contextualSpacing/>
              <w:rPr>
                <w:rFonts w:eastAsia="Times New Roman" w:cs="Times New Roman"/>
                <w:szCs w:val="24"/>
              </w:rPr>
            </w:pPr>
            <w:del w:id="1254" w:author="ChatGPT" w:date="2026-09-26T21:32:20Z">
              <w:r>
                <w:delText w:space="preserve">Emotional Shortcut</w:delText>
              </w:r>
            </w:del>
          </w:p>
        </w:tc>
        <w:tc>
          <w:tcPr>
            <w:tcW w:w="409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9385860" w14:textId="77777777" w:rsidR="00BD40F3" w:rsidRPr="00BC7EF4" w:rsidRDefault="00B6649B" w:rsidP="000B69DE">
            <w:pPr>
              <w:spacing w:after="120" w:line="276" w:lineRule="auto"/>
              <w:contextualSpacing/>
              <w:rPr>
                <w:rFonts w:eastAsia="Times New Roman" w:cs="Times New Roman"/>
                <w:szCs w:val="24"/>
              </w:rPr>
            </w:pPr>
            <w:del w:id="1255" w:author="ChatGPT" w:date="2026-09-26T21:32:20Z">
              <w:r>
                <w:delText w:space="preserve">Impulsive decision under stress</w:delText>
              </w:r>
            </w:del>
          </w:p>
        </w:tc>
        <w:tc>
          <w:tcPr>
            <w:tcW w:w="140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1A30E81" w14:textId="77777777" w:rsidR="00BD40F3" w:rsidRPr="00BC7EF4" w:rsidRDefault="00B6649B" w:rsidP="000B69DE">
            <w:pPr>
              <w:spacing w:after="120" w:line="276" w:lineRule="auto"/>
              <w:contextualSpacing/>
              <w:rPr>
                <w:rFonts w:eastAsia="Times New Roman" w:cs="Times New Roman"/>
                <w:szCs w:val="24"/>
              </w:rPr>
            </w:pPr>
            <w:del w:id="1256" w:author="ChatGPT" w:date="2026-09-26T21:32:20Z">
              <w:r>
                <w:delText w:space="preserve">A10</w:delText>
              </w:r>
            </w:del>
          </w:p>
        </w:tc>
      </w:tr>
    </w:tbl>
    <w:p w14:paraId="7426175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45973C3" w14:textId="77777777" w:rsidR="00BD40F3" w:rsidRDefault="00B6649B" w:rsidP="00385F52">
      <w:pPr>
        <w:spacing w:after="120" w:line="276" w:lineRule="auto"/>
        <w:ind w:firstLine="720"/>
        <w:contextualSpacing/>
        <w:jc w:val="both"/>
        <w:rPr>
          <w:rFonts w:eastAsia="Times New Roman" w:cs="Times New Roman"/>
          <w:szCs w:val="24"/>
          <w:del w:id="1258" w:author="ChatGPT" w:date="2026-09-26T21:32:20Z"/>
        </w:rPr>
      </w:pPr>
      <w:del w:id="1257" w:author="ChatGPT" w:date="2026-09-26T21:32:20Z">
        <w:r>
          <w:delText w:space="preserve">Error frequency in our live deployment decreased &gt; 90 % after applying A-controls across 60 sessions.</w:delText>
        </w:r>
      </w:del>
    </w:p>
    <w:p w14:paraId="6AD95364"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26BAEB10" w14:textId="2E6103C3" w:rsidR="00BD40F3" w:rsidRDefault="00B6649B" w:rsidP="00E0414D">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Human Factors Design</w:t>
      </w:r>
    </w:p>
    <w:p w14:paraId="7D3058E2" w14:textId="77777777" w:rsidR="00E0414D" w:rsidRPr="00BC7EF4" w:rsidRDefault="00E0414D" w:rsidP="00E0414D">
      <w:pPr>
        <w:spacing w:after="120" w:line="276" w:lineRule="auto"/>
        <w:ind w:firstLine="0"/>
        <w:contextualSpacing/>
        <w:jc w:val="both"/>
        <w:rPr>
          <w:rFonts w:eastAsia="Times New Roman" w:cs="Times New Roman"/>
          <w:b/>
          <w:i/>
          <w:szCs w:val="24"/>
        </w:rPr>
      </w:pPr>
    </w:p>
    <w:p w14:paraId="6BD89BF4" w14:textId="77777777" w:rsidR="00BD40F3" w:rsidRPr="00BC7EF4" w:rsidRDefault="00B6649B" w:rsidP="00385F52">
      <w:pPr>
        <w:spacing w:after="120" w:line="276" w:lineRule="auto"/>
        <w:ind w:firstLine="720"/>
        <w:contextualSpacing/>
        <w:jc w:val="both"/>
        <w:rPr>
          <w:rFonts w:eastAsia="Times New Roman" w:cs="Times New Roman"/>
          <w:szCs w:val="24"/>
        </w:rPr>
      </w:pPr>
      <w:del w:id="1076" w:author="ChatGPT" w:date="2026-09-26T21:32:20Z">
        <w:r>
          <w:delText w:space="preserve">Human discipline completes the loop.</w:delText>
        </w:r>
      </w:del>
      <w:ins w:id="1077" w:author="ChatGPT" w:date="2026-09-26T21:32:20Z">
        <w:r>
          <w:t w:space="preserve">The paper treats human discipline as part of the described workflow.</w:t>
        </w:r>
      </w:ins>
    </w:p>
    <w:p w14:paraId="6FE3C2FE"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We emphasise ritual, not bureaucracy:</w:t>
      </w:r>
    </w:p>
    <w:p w14:paraId="0FBC851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Daily Pulse: one priority + one </w:t>
      </w:r>
      <w:proofErr w:type="spellStart"/>
      <w:r w:rsidRPr="00BC7EF4">
        <w:rPr>
          <w:rFonts w:eastAsia="Times New Roman" w:cs="Times New Roman"/>
          <w:szCs w:val="24"/>
        </w:rPr>
        <w:t>friction→action</w:t>
      </w:r>
      <w:proofErr w:type="spellEnd"/>
      <w:r w:rsidRPr="00BC7EF4">
        <w:rPr>
          <w:rFonts w:eastAsia="Times New Roman" w:cs="Times New Roman"/>
          <w:szCs w:val="24"/>
        </w:rPr>
        <w:t xml:space="preserve"> link.</w:t>
      </w:r>
    </w:p>
    <w:p w14:paraId="4E4A4561"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Weekly Review: wins, blockers, next three moves.</w:t>
      </w:r>
    </w:p>
    <w:p w14:paraId="1254706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Quarterly Freeze: explicit pause for reflection.</w:t>
      </w:r>
    </w:p>
    <w:p w14:paraId="4C691B46" w14:textId="77777777" w:rsidR="00BD40F3" w:rsidRPr="00BC7EF4" w:rsidRDefault="00B6649B" w:rsidP="00385F52">
      <w:pPr>
        <w:spacing w:after="120" w:line="276" w:lineRule="auto"/>
        <w:ind w:firstLine="720"/>
        <w:contextualSpacing/>
        <w:jc w:val="both"/>
        <w:rPr>
          <w:rFonts w:eastAsia="Times New Roman" w:cs="Times New Roman"/>
          <w:szCs w:val="24"/>
        </w:rPr>
      </w:pPr>
      <w:del w:id="1078" w:author="ChatGPT" w:date="2026-09-26T21:32:20Z">
        <w:r>
          <w:delText w:space="preserve">This pattern maintains cognitive engagement and emotional stability while avoiding fatigue.</w:delText>
        </w:r>
      </w:del>
      <w:ins w:id="1079" w:author="ChatGPT" w:date="2026-09-26T21:32:20Z">
        <w:r>
          <w:t w:space="preserve">This pattern is intended to support engagement and emotional stability; its effect on fatigue was not measured.</w:t>
        </w:r>
      </w:ins>
    </w:p>
    <w:p w14:paraId="77482FEE" w14:textId="77777777" w:rsidR="00BD40F3" w:rsidRDefault="00B6649B" w:rsidP="00385F52">
      <w:pPr>
        <w:spacing w:after="120" w:line="276" w:lineRule="auto"/>
        <w:ind w:firstLine="720"/>
        <w:contextualSpacing/>
        <w:jc w:val="both"/>
        <w:rPr>
          <w:rFonts w:eastAsia="Times New Roman" w:cs="Times New Roman"/>
          <w:szCs w:val="24"/>
        </w:rPr>
      </w:pPr>
      <w:del w:id="1080" w:author="ChatGPT" w:date="2026-09-26T21:32:20Z">
        <w:r>
          <w:delText w:space="preserve">The Emotional Stability Hook (A10) formalises cool-off behaviour—five-minute reflection before high-risk orders—which measurably reduces error variance by ≈ 15 %.</w:delText>
        </w:r>
      </w:del>
      <w:ins w:id="1081" w:author="ChatGPT" w:date="2026-09-26T21:32:20Z">
        <w:r>
          <w:t w:space="preserve">The paper proposes a five-minute reflection before high-risk orders. The available record does not establish a measured effect on error variance.</w:t>
        </w:r>
      </w:ins>
    </w:p>
    <w:p w14:paraId="10D5A48E"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2763C60F" w14:textId="6F16A0D1" w:rsidR="00BD40F3" w:rsidRDefault="00B6649B" w:rsidP="00E0414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Security &amp; Privacy Considerations</w:t>
      </w:r>
    </w:p>
    <w:p w14:paraId="5A49B899"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39B1E605" w14:textId="77777777" w:rsidR="00BD40F3" w:rsidRPr="00BC7EF4" w:rsidRDefault="00B6649B" w:rsidP="00385F52">
      <w:pPr>
        <w:spacing w:after="120" w:line="276" w:lineRule="auto"/>
        <w:ind w:firstLine="720"/>
        <w:contextualSpacing/>
        <w:jc w:val="both"/>
        <w:rPr>
          <w:rFonts w:eastAsia="Times New Roman" w:cs="Times New Roman"/>
          <w:szCs w:val="24"/>
        </w:rPr>
      </w:pPr>
      <w:del w:id="1082" w:author="ChatGPT" w:date="2026-09-26T21:32:20Z">
        <w:r>
          <w:delText w:space="preserve">No personal or identifying data are embedded in public artefacts.</w:delText>
        </w:r>
      </w:del>
      <w:ins w:id="1083" w:author="ChatGPT" w:date="2026-09-26T21:32:20Z">
        <w:r>
          <w:t w:space="preserve">The paper states that public artefacts exclude personal or identifying data; this claim was not independently verified in the available record.</w:t>
        </w:r>
      </w:ins>
    </w:p>
    <w:p w14:paraId="78D22CF9" w14:textId="77777777" w:rsidR="00BD40F3" w:rsidRPr="00BC7EF4" w:rsidRDefault="00B6649B" w:rsidP="00385F52">
      <w:pPr>
        <w:spacing w:after="120" w:line="276" w:lineRule="auto"/>
        <w:ind w:firstLine="720"/>
        <w:contextualSpacing/>
        <w:jc w:val="both"/>
        <w:rPr>
          <w:rFonts w:eastAsia="Times New Roman" w:cs="Times New Roman"/>
          <w:szCs w:val="24"/>
        </w:rPr>
      </w:pPr>
      <w:del w:id="1084" w:author="ChatGPT" w:date="2026-09-26T21:32:20Z">
        <w:r>
          <w:delText w:space="preserve">Logs exclude names and precise holdings; only structural metadata (file IDs, hashes, timestamps) persist.</w:delText>
        </w:r>
      </w:del>
      <w:ins w:id="1085" w:author="ChatGPT" w:date="2026-09-26T21:32:20Z">
        <w:r>
          <w:t w:space="preserve">The described logging policy excludes names and precise holdings and retains structural metadata (file IDs, hashes, and timestamps); operational logs were not available to verify implementation.</w:t>
        </w:r>
      </w:ins>
    </w:p>
    <w:p w14:paraId="32144086" w14:textId="77777777" w:rsidR="00BD40F3" w:rsidRPr="00BC7EF4" w:rsidRDefault="00B6649B" w:rsidP="00385F52">
      <w:pPr>
        <w:spacing w:after="120" w:line="276" w:lineRule="auto"/>
        <w:ind w:firstLine="720"/>
        <w:contextualSpacing/>
        <w:jc w:val="both"/>
        <w:rPr>
          <w:rFonts w:eastAsia="Times New Roman" w:cs="Times New Roman"/>
          <w:szCs w:val="24"/>
        </w:rPr>
      </w:pPr>
      <w:del w:id="1086" w:author="ChatGPT" w:date="2026-09-26T21:32:20Z">
        <w:r>
          <w:delText w:space="preserve">Live market feeds are transient, used only during decision windows.</w:delText>
        </w:r>
      </w:del>
      <w:ins w:id="1087" w:author="ChatGPT" w:date="2026-09-26T21:32:20Z">
        <w:r>
          <w:t w:space="preserve">The described design treats live market feeds as transient inputs used during decision windows; implementation records were not available to verify this practice.</w:t>
        </w:r>
      </w:ins>
    </w:p>
    <w:p w14:paraId="4DFC1617" w14:textId="77777777" w:rsidR="00BD40F3" w:rsidRPr="00BC7EF4" w:rsidRDefault="00B6649B" w:rsidP="00385F52">
      <w:pPr>
        <w:spacing w:after="120" w:line="276" w:lineRule="auto"/>
        <w:ind w:firstLine="720"/>
        <w:contextualSpacing/>
        <w:jc w:val="both"/>
        <w:rPr>
          <w:rFonts w:eastAsia="Times New Roman" w:cs="Times New Roman"/>
          <w:szCs w:val="24"/>
        </w:rPr>
      </w:pPr>
      <w:del w:id="1088" w:author="ChatGPT" w:date="2026-09-26T21:32:20Z">
        <w:r>
          <w:delText w:space="preserve">Audit exports are encrypted at rest and rotated with freeze cycles.</w:delText>
        </w:r>
      </w:del>
      <w:ins w:id="1089" w:author="ChatGPT" w:date="2026-09-26T21:32:20Z">
        <w:r>
          <w:t w:space="preserve">The paper describes audit exports as encrypted at rest and rotated with freeze cycles; the available record does not verify these operational controls.</w:t>
        </w:r>
      </w:ins>
    </w:p>
    <w:p w14:paraId="5AE86026" w14:textId="77777777" w:rsidR="00BD40F3" w:rsidRDefault="00B6649B" w:rsidP="00385F52">
      <w:pPr>
        <w:spacing w:after="120" w:line="276" w:lineRule="auto"/>
        <w:ind w:firstLine="720"/>
        <w:contextualSpacing/>
        <w:jc w:val="both"/>
        <w:rPr>
          <w:rFonts w:eastAsia="Times New Roman" w:cs="Times New Roman"/>
          <w:szCs w:val="24"/>
        </w:rPr>
      </w:pPr>
      <w:del w:id="1090" w:author="ChatGPT" w:date="2026-09-26T21:32:20Z">
        <w:r>
          <w:delText w:space="preserve">This ensures compliance with baseline GDPR principles and model-interaction safety.</w:delText>
        </w:r>
      </w:del>
      <w:ins w:id="1091" w:author="ChatGPT" w:date="2026-09-26T21:32:20Z">
        <w:r>
          <w:t w:space="preserve">Privacy and compliance requirements require context-specific assessment; this paper does not provide legal certification or establish model-interaction safety.</w:t>
        </w:r>
      </w:ins>
    </w:p>
    <w:p w14:paraId="607C571A"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1FBD6BF2" w14:textId="0B072D3B"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Implementation Blueprint</w:t>
      </w:r>
    </w:p>
    <w:p w14:paraId="2BCA79C9"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40E2EA19" w14:textId="77777777" w:rsidR="00BD40F3" w:rsidRPr="00BC7EF4" w:rsidRDefault="00B6649B" w:rsidP="00385F52">
      <w:pPr>
        <w:spacing w:after="120" w:line="276" w:lineRule="auto"/>
        <w:ind w:firstLine="720"/>
        <w:contextualSpacing/>
        <w:jc w:val="both"/>
        <w:rPr>
          <w:rFonts w:eastAsia="Times New Roman" w:cs="Times New Roman"/>
          <w:szCs w:val="24"/>
        </w:rPr>
      </w:pPr>
      <w:del w:id="1092" w:author="ChatGPT" w:date="2026-09-26T21:32:20Z">
        <w:r>
          <w:delText w:space="preserve">Deployment scales by complexity tier:</w:delText>
        </w:r>
      </w:del>
      <w:ins w:id="1093" w:author="ChatGPT" w:date="2026-09-26T21:32:20Z">
        <w:r>
          <w:t w:space="preserve">The following tiers are an implementation illustration, not a tested deployment comparison:</w:t>
        </w:r>
      </w:ins>
    </w:p>
    <w:tbl>
      <w:tblPr>
        <w:tblStyle w:val="a3"/>
        <w:tblW w:w="840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880"/>
        <w:gridCol w:w="1728"/>
        <w:gridCol w:w="4652"/>
        <w:gridCol w:w="1140"/>
      </w:tblGrid>
      <w:tr w:rsidR="00BD40F3" w:rsidRPr="00BC7EF4" w14:paraId="01D77BDA" w14:textId="77777777" w:rsidTr="00C2721A">
        <w:trPr>
          <w:trHeight w:val="597"/>
        </w:trPr>
        <w:tc>
          <w:tcPr>
            <w:tcW w:w="8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C3B89F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Tier</w:t>
            </w:r>
          </w:p>
        </w:tc>
        <w:tc>
          <w:tcPr>
            <w:tcW w:w="172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3297EA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Environment</w:t>
            </w:r>
          </w:p>
        </w:tc>
        <w:tc>
          <w:tcPr>
            <w:tcW w:w="465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9EBF0E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Implementation</w:t>
            </w:r>
          </w:p>
        </w:tc>
        <w:tc>
          <w:tcPr>
            <w:tcW w:w="11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B84D47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Effort</w:t>
            </w:r>
          </w:p>
        </w:tc>
      </w:tr>
      <w:tr w:rsidR="00BD40F3" w:rsidRPr="00BC7EF4" w14:paraId="11D46A10" w14:textId="77777777" w:rsidTr="00C2721A">
        <w:trPr>
          <w:trHeight w:val="597"/>
        </w:trPr>
        <w:tc>
          <w:tcPr>
            <w:tcW w:w="8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2B70A8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1</w:t>
            </w:r>
          </w:p>
        </w:tc>
        <w:tc>
          <w:tcPr>
            <w:tcW w:w="172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31B9698"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Individual / Research</w:t>
            </w:r>
          </w:p>
        </w:tc>
        <w:tc>
          <w:tcPr>
            <w:tcW w:w="465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46CFC8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Document + Spreadsheet (Strategy + Canonical)</w:t>
            </w:r>
          </w:p>
        </w:tc>
        <w:tc>
          <w:tcPr>
            <w:tcW w:w="11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202FB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Low</w:t>
            </w:r>
          </w:p>
        </w:tc>
      </w:tr>
      <w:tr w:rsidR="00BD40F3" w:rsidRPr="00BC7EF4" w14:paraId="100208BC" w14:textId="77777777" w:rsidTr="00C2721A">
        <w:trPr>
          <w:trHeight w:val="597"/>
        </w:trPr>
        <w:tc>
          <w:tcPr>
            <w:tcW w:w="8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CF599C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2</w:t>
            </w:r>
          </w:p>
        </w:tc>
        <w:tc>
          <w:tcPr>
            <w:tcW w:w="172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519BA2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Team / Operational</w:t>
            </w:r>
          </w:p>
        </w:tc>
        <w:tc>
          <w:tcPr>
            <w:tcW w:w="465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706D62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Typed functions for A1-A5; UI gates for A4/A8</w:t>
            </w:r>
          </w:p>
        </w:tc>
        <w:tc>
          <w:tcPr>
            <w:tcW w:w="11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C52CFF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Medium</w:t>
            </w:r>
          </w:p>
        </w:tc>
      </w:tr>
      <w:tr w:rsidR="00BD40F3" w:rsidRPr="00BC7EF4" w14:paraId="7D61F5AA" w14:textId="77777777" w:rsidTr="00C2721A">
        <w:trPr>
          <w:trHeight w:val="360"/>
        </w:trPr>
        <w:tc>
          <w:tcPr>
            <w:tcW w:w="8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915D67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3</w:t>
            </w:r>
          </w:p>
        </w:tc>
        <w:tc>
          <w:tcPr>
            <w:tcW w:w="172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5D12F4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Enterprise</w:t>
            </w:r>
          </w:p>
        </w:tc>
        <w:tc>
          <w:tcPr>
            <w:tcW w:w="465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50EA7E8"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Integrated governance tooling + audit API</w:t>
            </w:r>
          </w:p>
        </w:tc>
        <w:tc>
          <w:tcPr>
            <w:tcW w:w="11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E4C3A3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High</w:t>
            </w:r>
          </w:p>
        </w:tc>
      </w:tr>
    </w:tbl>
    <w:p w14:paraId="321A890C"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F0868CD" w14:textId="77777777" w:rsidR="00BD40F3" w:rsidRPr="00BC7EF4" w:rsidRDefault="00B6649B" w:rsidP="00385F52">
      <w:pPr>
        <w:spacing w:after="120" w:line="276" w:lineRule="auto"/>
        <w:ind w:firstLine="720"/>
        <w:contextualSpacing/>
        <w:jc w:val="both"/>
        <w:rPr>
          <w:rFonts w:eastAsia="Times New Roman" w:cs="Times New Roman"/>
          <w:szCs w:val="24"/>
        </w:rPr>
      </w:pPr>
      <w:del w:id="1094" w:author="ChatGPT" w:date="2026-09-26T21:32:20Z">
        <w:r>
          <w:delText w:space="preserve">Even Tier 1 yields most of the reliability benefit. Higher tiers reduce manual load but must preserve the canonical pipeline and control semantics.</w:delText>
        </w:r>
      </w:del>
      <w:ins w:id="1095" w:author="ChatGPT" w:date="2026-09-26T21:32:20Z">
        <w:r>
          <w:t w:space="preserve">The available record does not establish the relative reliability benefits or workload effects of these tiers. Any implementation would require context-specific validation.</w:t>
        </w:r>
      </w:ins>
    </w:p>
    <w:p w14:paraId="40A95957"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lastRenderedPageBreak/>
        <w:t>Results and Discussion</w:t>
      </w:r>
    </w:p>
    <w:p w14:paraId="3BD5226B"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7A96251B" w14:textId="344A7E64"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Setup</w:t>
      </w:r>
    </w:p>
    <w:p w14:paraId="217D5D14"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6D1A6C86" w14:textId="77777777" w:rsidR="00BD40F3" w:rsidRPr="00BC7EF4" w:rsidRDefault="00B6649B" w:rsidP="00385F52">
      <w:pPr>
        <w:spacing w:after="120" w:line="276" w:lineRule="auto"/>
        <w:ind w:firstLine="720"/>
        <w:contextualSpacing/>
        <w:jc w:val="both"/>
        <w:rPr>
          <w:rFonts w:eastAsia="Times New Roman" w:cs="Times New Roman"/>
          <w:szCs w:val="24"/>
        </w:rPr>
      </w:pPr>
      <w:del w:id="1259" w:author="ChatGPT" w:date="2026-09-27T12:57:07Z">
        <w:r>
          <w:delText w:space="preserve">The case study environment comprised three canonical artefacts (Strategy Master, Canonical Numbers Sheet, Life System Master) operating under freeze v4.0 / v2.0 / v1.1 respectively. </w:delText>
        </w:r>
      </w:del>
      <w:ins w:id="1260" w:author="ChatGPT" w:date="2026-09-27T12:57:07Z">
        <w:r>
          <w:t w:space="preserve">Paper 1 describes a single human–AI collaboration using three governance artefacts and reports session-based operational estimates. The available public record contains no session register, metric definitions, denominators, or underlying logs needed to verify those estimates. Its description of manual work also conflicts with a listed automatic log-parse method. The reported setup therefore cannot be treated as a verified dataset or reproducible measurement procedure.</w:t>
        </w:r>
      </w:ins>
    </w:p>
    <w:p w14:paraId="29C24A4A" w14:textId="77777777" w:rsidR="00BD40F3" w:rsidRPr="00BC7EF4" w:rsidRDefault="00B6649B" w:rsidP="00385F52">
      <w:pPr>
        <w:spacing w:after="120" w:line="276" w:lineRule="auto"/>
        <w:ind w:firstLine="720"/>
        <w:contextualSpacing/>
        <w:jc w:val="both"/>
        <w:rPr>
          <w:rFonts w:eastAsia="Times New Roman" w:cs="Times New Roman"/>
          <w:szCs w:val="24"/>
          <w:del w:id="1266" w:author="ChatGPT" w:date="2026-09-27T12:57:07Z"/>
        </w:rPr>
      </w:pPr>
      <w:del w:id="1265" w:author="ChatGPT" w:date="2026-09-27T12:57:07Z">
        <w:r>
          <w:delText w:space="preserve">All computations, reconciliations, and logged interactions were conducted manually by the human–AI dyad without external scripts.</w:delText>
        </w:r>
      </w:del>
    </w:p>
    <w:p w14:paraId="1DA8CB3B" w14:textId="77777777" w:rsidR="00BD40F3" w:rsidRPr="00BC7EF4" w:rsidRDefault="00B6649B" w:rsidP="00385F52">
      <w:pPr>
        <w:spacing w:after="120" w:line="276" w:lineRule="auto"/>
        <w:ind w:firstLine="720"/>
        <w:contextualSpacing/>
        <w:jc w:val="both"/>
        <w:rPr>
          <w:rFonts w:eastAsia="Times New Roman" w:cs="Times New Roman"/>
          <w:szCs w:val="24"/>
          <w:del w:id="1268" w:author="ChatGPT" w:date="2026-09-27T12:57:07Z"/>
        </w:rPr>
      </w:pPr>
      <w:del w:id="1267" w:author="ChatGPT" w:date="2026-09-27T12:57:07Z">
        <w:r>
          <w:delText w:space="preserve">Empirical data were drawn from ≈ 60 active sessions spanning June–October 2025.</w:delText>
        </w:r>
      </w:del>
    </w:p>
    <w:p w14:paraId="6F8961CF" w14:textId="77777777" w:rsidR="00BD40F3" w:rsidRPr="00BC7EF4" w:rsidRDefault="00B6649B" w:rsidP="00385F52">
      <w:pPr>
        <w:spacing w:after="120" w:line="276" w:lineRule="auto"/>
        <w:ind w:firstLine="720"/>
        <w:contextualSpacing/>
        <w:jc w:val="both"/>
        <w:rPr>
          <w:rFonts w:eastAsia="Times New Roman" w:cs="Times New Roman"/>
          <w:szCs w:val="24"/>
          <w:del w:id="1270" w:author="ChatGPT" w:date="2026-09-27T12:57:07Z"/>
        </w:rPr>
      </w:pPr>
      <w:del w:id="1269" w:author="ChatGPT" w:date="2026-09-27T12:57:07Z">
        <w:r>
          <w:delText w:space="preserve">Each session was evaluated for four operational metrics:</w:delText>
        </w:r>
      </w:del>
    </w:p>
    <w:p w14:paraId="047A3811" w14:textId="77777777" w:rsidR="00BD40F3" w:rsidRPr="00BC7EF4" w:rsidRDefault="00BD40F3" w:rsidP="00385F52">
      <w:pPr>
        <w:spacing w:after="120" w:line="276" w:lineRule="auto"/>
        <w:ind w:firstLine="720"/>
        <w:contextualSpacing/>
        <w:jc w:val="both"/>
        <w:rPr>
          <w:rFonts w:eastAsia="Times New Roman" w:cs="Times New Roman"/>
          <w:szCs w:val="24"/>
        </w:rPr>
      </w:pPr>
    </w:p>
    <w:tbl>
      <w:tblPr>
        <w:tblStyle w:val="a4"/>
        <w:tblW w:w="954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965"/>
        <w:gridCol w:w="5216"/>
        <w:gridCol w:w="2359"/>
      </w:tblGrid>
      <w:tr w:rsidR="00BD40F3" w:rsidRPr="00BC7EF4" w14:paraId="11D42D12" w14:textId="77777777">
        <w:trPr>
          <w:trHeight w:val="360"/>
          <w:del w:id="1271" w:author="ChatGPT" w:date="2026-09-27T12:57:07Z"/>
        </w:trPr>
        <w:tc>
          <w:tcPr>
            <w:tcW w:w="196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FC58D03" w14:textId="77777777" w:rsidR="00BD40F3" w:rsidRPr="00BC7EF4" w:rsidRDefault="00B6649B" w:rsidP="000B69DE">
            <w:pPr>
              <w:spacing w:after="120" w:line="276" w:lineRule="auto"/>
              <w:contextualSpacing/>
              <w:rPr>
                <w:rFonts w:eastAsia="Times New Roman" w:cs="Times New Roman"/>
                <w:szCs w:val="24"/>
              </w:rPr>
            </w:pPr>
            <w:del w:id="1272" w:author="ChatGPT" w:date="2026-09-27T12:57:07Z">
              <w:r>
                <w:delText w:space="preserve">Metric</w:delText>
              </w:r>
            </w:del>
          </w:p>
        </w:tc>
        <w:tc>
          <w:tcPr>
            <w:tcW w:w="521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8BF85B4" w14:textId="77777777" w:rsidR="00BD40F3" w:rsidRPr="00BC7EF4" w:rsidRDefault="00B6649B" w:rsidP="000B69DE">
            <w:pPr>
              <w:spacing w:after="120" w:line="276" w:lineRule="auto"/>
              <w:contextualSpacing/>
              <w:rPr>
                <w:rFonts w:eastAsia="Times New Roman" w:cs="Times New Roman"/>
                <w:szCs w:val="24"/>
              </w:rPr>
            </w:pPr>
            <w:del w:id="1273" w:author="ChatGPT" w:date="2026-09-27T12:57:07Z">
              <w:r>
                <w:delText w:space="preserve">Definition</w:delText>
              </w:r>
            </w:del>
          </w:p>
        </w:tc>
        <w:tc>
          <w:tcPr>
            <w:tcW w:w="23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6792D86" w14:textId="77777777" w:rsidR="00BD40F3" w:rsidRPr="00BC7EF4" w:rsidRDefault="00B6649B" w:rsidP="000B69DE">
            <w:pPr>
              <w:spacing w:after="120" w:line="276" w:lineRule="auto"/>
              <w:contextualSpacing/>
              <w:rPr>
                <w:rFonts w:eastAsia="Times New Roman" w:cs="Times New Roman"/>
                <w:szCs w:val="24"/>
              </w:rPr>
            </w:pPr>
            <w:del w:id="1274" w:author="ChatGPT" w:date="2026-09-27T12:57:07Z">
              <w:r>
                <w:delText w:space="preserve">Sampling</w:delText>
              </w:r>
            </w:del>
          </w:p>
        </w:tc>
      </w:tr>
      <w:tr w:rsidR="00BD40F3" w:rsidRPr="00BC7EF4" w14:paraId="1EC03C1A" w14:textId="77777777">
        <w:trPr>
          <w:trHeight w:val="360"/>
          <w:del w:id="1275" w:author="ChatGPT" w:date="2026-09-27T12:57:07Z"/>
        </w:trPr>
        <w:tc>
          <w:tcPr>
            <w:tcW w:w="1965"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3D1D8A5" w14:textId="77777777" w:rsidR="00BD40F3" w:rsidRPr="00BC7EF4" w:rsidRDefault="00B6649B" w:rsidP="000B69DE">
            <w:pPr>
              <w:spacing w:after="120" w:line="276" w:lineRule="auto"/>
              <w:contextualSpacing/>
              <w:rPr>
                <w:rFonts w:eastAsia="Times New Roman" w:cs="Times New Roman"/>
                <w:szCs w:val="24"/>
              </w:rPr>
            </w:pPr>
            <w:del w:id="1276" w:author="ChatGPT" w:date="2026-09-27T12:57:07Z">
              <w:r>
                <w:delText w:space="preserve">File Churn</w:delText>
              </w:r>
            </w:del>
          </w:p>
        </w:tc>
        <w:tc>
          <w:tcPr>
            <w:tcW w:w="521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70E1E5" w14:textId="77777777" w:rsidR="00BD40F3" w:rsidRPr="00BC7EF4" w:rsidRDefault="00B6649B" w:rsidP="000B69DE">
            <w:pPr>
              <w:spacing w:after="120" w:line="276" w:lineRule="auto"/>
              <w:contextualSpacing/>
              <w:rPr>
                <w:rFonts w:eastAsia="Times New Roman" w:cs="Times New Roman"/>
                <w:szCs w:val="24"/>
              </w:rPr>
            </w:pPr>
            <w:del w:id="1277" w:author="ChatGPT" w:date="2026-09-27T12:57:07Z">
              <w:r>
                <w:delText w:space="preserve">Rate of structural file revisions per week</w:delText>
              </w:r>
            </w:del>
          </w:p>
        </w:tc>
        <w:tc>
          <w:tcPr>
            <w:tcW w:w="23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996F19F" w14:textId="77777777" w:rsidR="00BD40F3" w:rsidRPr="00BC7EF4" w:rsidRDefault="00B6649B" w:rsidP="000B69DE">
            <w:pPr>
              <w:spacing w:after="120" w:line="276" w:lineRule="auto"/>
              <w:contextualSpacing/>
              <w:rPr>
                <w:rFonts w:eastAsia="Times New Roman" w:cs="Times New Roman"/>
                <w:szCs w:val="24"/>
              </w:rPr>
            </w:pPr>
            <w:del w:id="1278" w:author="ChatGPT" w:date="2026-09-27T12:57:07Z">
              <w:r>
                <w:delText w:space="preserve">Manual count</w:delText>
              </w:r>
            </w:del>
          </w:p>
        </w:tc>
      </w:tr>
      <w:tr w:rsidR="00BD40F3" w:rsidRPr="00BC7EF4" w14:paraId="27A8EFCE" w14:textId="77777777">
        <w:trPr>
          <w:trHeight w:val="597"/>
          <w:del w:id="1279" w:author="ChatGPT" w:date="2026-09-27T12:57:07Z"/>
        </w:trPr>
        <w:tc>
          <w:tcPr>
            <w:tcW w:w="196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FCE7508" w14:textId="77777777" w:rsidR="00BD40F3" w:rsidRPr="00BC7EF4" w:rsidRDefault="00B6649B" w:rsidP="000B69DE">
            <w:pPr>
              <w:spacing w:after="120" w:line="276" w:lineRule="auto"/>
              <w:contextualSpacing/>
              <w:rPr>
                <w:rFonts w:eastAsia="Times New Roman" w:cs="Times New Roman"/>
                <w:szCs w:val="24"/>
              </w:rPr>
            </w:pPr>
            <w:del w:id="1280" w:author="ChatGPT" w:date="2026-09-27T12:57:07Z">
              <w:r>
                <w:delText w:space="preserve">Numeric Error Rate</w:delText>
              </w:r>
            </w:del>
          </w:p>
        </w:tc>
        <w:tc>
          <w:tcPr>
            <w:tcW w:w="521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E6C879A" w14:textId="77777777" w:rsidR="00BD40F3" w:rsidRPr="00BC7EF4" w:rsidRDefault="00B6649B" w:rsidP="000B69DE">
            <w:pPr>
              <w:spacing w:after="120" w:line="276" w:lineRule="auto"/>
              <w:contextualSpacing/>
              <w:rPr>
                <w:rFonts w:eastAsia="Times New Roman" w:cs="Times New Roman"/>
                <w:szCs w:val="24"/>
              </w:rPr>
            </w:pPr>
            <w:del w:id="1281" w:author="ChatGPT" w:date="2026-09-27T12:57:07Z">
              <w:r>
                <w:delText w:space="preserve">Non-canonical value occurrences / total numeric calls</w:delText>
              </w:r>
            </w:del>
          </w:p>
        </w:tc>
        <w:tc>
          <w:tcPr>
            <w:tcW w:w="23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49AF4A9" w14:textId="77777777" w:rsidR="00BD40F3" w:rsidRPr="00BC7EF4" w:rsidRDefault="00B6649B" w:rsidP="000B69DE">
            <w:pPr>
              <w:spacing w:after="120" w:line="276" w:lineRule="auto"/>
              <w:contextualSpacing/>
              <w:rPr>
                <w:rFonts w:eastAsia="Times New Roman" w:cs="Times New Roman"/>
                <w:szCs w:val="24"/>
              </w:rPr>
            </w:pPr>
            <w:del w:id="1282" w:author="ChatGPT" w:date="2026-09-27T12:57:07Z">
              <w:r>
                <w:delText w:space="preserve">Automatic A1 log parse</w:delText>
              </w:r>
            </w:del>
          </w:p>
        </w:tc>
      </w:tr>
      <w:tr w:rsidR="00BD40F3" w:rsidRPr="00BC7EF4" w14:paraId="632D833B" w14:textId="77777777">
        <w:trPr>
          <w:trHeight w:val="360"/>
          <w:del w:id="1283" w:author="ChatGPT" w:date="2026-09-27T12:57:07Z"/>
        </w:trPr>
        <w:tc>
          <w:tcPr>
            <w:tcW w:w="1965"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70487B5" w14:textId="77777777" w:rsidR="00BD40F3" w:rsidRPr="00BC7EF4" w:rsidRDefault="00B6649B" w:rsidP="000B69DE">
            <w:pPr>
              <w:spacing w:after="120" w:line="276" w:lineRule="auto"/>
              <w:contextualSpacing/>
              <w:rPr>
                <w:rFonts w:eastAsia="Times New Roman" w:cs="Times New Roman"/>
                <w:szCs w:val="24"/>
              </w:rPr>
            </w:pPr>
            <w:del w:id="1284" w:author="ChatGPT" w:date="2026-09-27T12:57:07Z">
              <w:r>
                <w:delText w:space="preserve">Resolution Latency</w:delText>
              </w:r>
            </w:del>
          </w:p>
        </w:tc>
        <w:tc>
          <w:tcPr>
            <w:tcW w:w="521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3D6E460" w14:textId="77777777" w:rsidR="00BD40F3" w:rsidRPr="00BC7EF4" w:rsidRDefault="00B6649B" w:rsidP="000B69DE">
            <w:pPr>
              <w:spacing w:after="120" w:line="276" w:lineRule="auto"/>
              <w:contextualSpacing/>
              <w:rPr>
                <w:rFonts w:eastAsia="Times New Roman" w:cs="Times New Roman"/>
                <w:szCs w:val="24"/>
              </w:rPr>
            </w:pPr>
            <w:del w:id="1285" w:author="ChatGPT" w:date="2026-09-27T12:57:07Z">
              <w:r>
                <w:delText w:space="preserve">Mean time to close flagged challenge (A5)</w:delText>
              </w:r>
            </w:del>
          </w:p>
        </w:tc>
        <w:tc>
          <w:tcPr>
            <w:tcW w:w="23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6040481" w14:textId="77777777" w:rsidR="00BD40F3" w:rsidRPr="00BC7EF4" w:rsidRDefault="00B6649B" w:rsidP="000B69DE">
            <w:pPr>
              <w:spacing w:after="120" w:line="276" w:lineRule="auto"/>
              <w:contextualSpacing/>
              <w:rPr>
                <w:rFonts w:eastAsia="Times New Roman" w:cs="Times New Roman"/>
                <w:szCs w:val="24"/>
              </w:rPr>
            </w:pPr>
            <w:del w:id="1286" w:author="ChatGPT" w:date="2026-09-27T12:57:07Z">
              <w:r>
                <w:delText w:space="preserve">Session timestamps</w:delText>
              </w:r>
            </w:del>
          </w:p>
        </w:tc>
      </w:tr>
      <w:tr w:rsidR="00BD40F3" w:rsidRPr="00BC7EF4" w14:paraId="25AB38AD" w14:textId="77777777">
        <w:trPr>
          <w:trHeight w:val="360"/>
          <w:del w:id="1287" w:author="ChatGPT" w:date="2026-09-27T12:57:07Z"/>
        </w:trPr>
        <w:tc>
          <w:tcPr>
            <w:tcW w:w="196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4105B61" w14:textId="77777777" w:rsidR="00BD40F3" w:rsidRPr="00BC7EF4" w:rsidRDefault="00B6649B" w:rsidP="000B69DE">
            <w:pPr>
              <w:spacing w:after="120" w:line="276" w:lineRule="auto"/>
              <w:contextualSpacing/>
              <w:rPr>
                <w:rFonts w:eastAsia="Times New Roman" w:cs="Times New Roman"/>
                <w:szCs w:val="24"/>
              </w:rPr>
            </w:pPr>
            <w:del w:id="1288" w:author="ChatGPT" w:date="2026-09-27T12:57:07Z">
              <w:r>
                <w:delText w:space="preserve">Qualitative Load</w:delText>
              </w:r>
            </w:del>
          </w:p>
        </w:tc>
        <w:tc>
          <w:tcPr>
            <w:tcW w:w="521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28E761F" w14:textId="77777777" w:rsidR="00BD40F3" w:rsidRPr="00BC7EF4" w:rsidRDefault="00B6649B" w:rsidP="000B69DE">
            <w:pPr>
              <w:spacing w:after="120" w:line="276" w:lineRule="auto"/>
              <w:contextualSpacing/>
              <w:rPr>
                <w:rFonts w:eastAsia="Times New Roman" w:cs="Times New Roman"/>
                <w:szCs w:val="24"/>
              </w:rPr>
            </w:pPr>
            <w:del w:id="1289" w:author="ChatGPT" w:date="2026-09-27T12:57:07Z">
              <w:r>
                <w:delText w:space="preserve">Subjective fatigue index (0-5 scale)</w:delText>
              </w:r>
            </w:del>
          </w:p>
        </w:tc>
        <w:tc>
          <w:tcPr>
            <w:tcW w:w="23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E5673F5" w14:textId="77777777" w:rsidR="00BD40F3" w:rsidRPr="00BC7EF4" w:rsidRDefault="00B6649B" w:rsidP="000B69DE">
            <w:pPr>
              <w:spacing w:after="120" w:line="276" w:lineRule="auto"/>
              <w:contextualSpacing/>
              <w:rPr>
                <w:rFonts w:eastAsia="Times New Roman" w:cs="Times New Roman"/>
                <w:szCs w:val="24"/>
              </w:rPr>
            </w:pPr>
            <w:del w:id="1290" w:author="ChatGPT" w:date="2026-09-27T12:57:07Z">
              <w:r>
                <w:delText w:space="preserve">Weekly Review entries</w:delText>
              </w:r>
            </w:del>
          </w:p>
        </w:tc>
      </w:tr>
    </w:tbl>
    <w:p w14:paraId="34AA00F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8F2EAF3" w14:textId="77777777" w:rsidR="00BD40F3" w:rsidRDefault="00B6649B" w:rsidP="00385F52">
      <w:pPr>
        <w:spacing w:after="120" w:line="276" w:lineRule="auto"/>
        <w:ind w:firstLine="720"/>
        <w:contextualSpacing/>
        <w:jc w:val="both"/>
        <w:rPr>
          <w:rFonts w:eastAsia="Times New Roman" w:cs="Times New Roman"/>
          <w:szCs w:val="24"/>
        </w:rPr>
      </w:pPr>
      <w:del w:id="1261" w:author="ChatGPT" w:date="2026-09-27T12:57:07Z">
        <w:r>
          <w:delText w:space="preserve">The goal was not model benchmarking but behavioural validation: to measure whether the A-controls deliver reproducible reliability in a live cognitive workflow. </w:delText>
        </w:r>
      </w:del>
      <w:ins w:id="1262" w:author="ChatGPT" w:date="2026-09-27T12:57:07Z">
        <w:r>
          <w:t w:space="preserve">The architecture is a design description suitable for prospective evaluation; the available record does not validate its effectiveness or reproducibility.</w:t>
        </w:r>
      </w:ins>
    </w:p>
    <w:p w14:paraId="1FDFA447" w14:textId="77777777" w:rsidR="00C2721A" w:rsidRDefault="00C2721A" w:rsidP="00C2721A">
      <w:pPr>
        <w:keepNext/>
        <w:keepLines/>
        <w:spacing w:after="120" w:line="276" w:lineRule="auto"/>
        <w:ind w:firstLine="0"/>
        <w:contextualSpacing/>
        <w:jc w:val="both"/>
        <w:rPr>
          <w:rFonts w:eastAsia="Times New Roman" w:cs="Times New Roman"/>
          <w:szCs w:val="24"/>
        </w:rPr>
      </w:pPr>
    </w:p>
    <w:p w14:paraId="1A2C5E78" w14:textId="37179C9A"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Quantitative Outcomes</w:t>
      </w:r>
    </w:p>
    <w:p w14:paraId="0C318D4F"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3330F48A" w14:textId="77777777" w:rsidR="00BD40F3" w:rsidRPr="00BC7EF4" w:rsidRDefault="00B6649B" w:rsidP="00385F52">
      <w:pPr>
        <w:spacing w:after="120" w:line="276" w:lineRule="auto"/>
        <w:ind w:firstLine="720"/>
        <w:contextualSpacing/>
        <w:jc w:val="both"/>
        <w:rPr>
          <w:rFonts w:eastAsia="Times New Roman" w:cs="Times New Roman"/>
          <w:szCs w:val="24"/>
        </w:rPr>
      </w:pPr>
      <w:del w:id="1263" w:author="ChatGPT" w:date="2026-09-27T12:57:07Z">
        <w:r>
          <w:delText w:space="preserve">Across N = 60 sessions: </w:delText>
        </w:r>
      </w:del>
      <w:ins w:id="1264" w:author="ChatGPT" w:date="2026-09-27T12:57:07Z">
        <w:r>
          <w:t w:space="preserve">The quantitative outcome estimates reported in the original paper cannot be verified from the available records. The underlying logs, denominators, and metric definitions are unavailable; accordingly, this correction does not present those estimates as findings.</w:t>
        </w:r>
      </w:ins>
    </w:p>
    <w:p w14:paraId="78222EE4" w14:textId="77777777" w:rsidR="00BD40F3" w:rsidRPr="00BC7EF4" w:rsidRDefault="00B6649B" w:rsidP="00385F52">
      <w:pPr>
        <w:numPr>
          <w:ilvl w:val="0"/>
          <w:numId w:val="3"/>
        </w:numPr>
        <w:spacing w:after="120" w:line="276" w:lineRule="auto"/>
        <w:ind w:firstLine="720"/>
        <w:contextualSpacing/>
        <w:jc w:val="both"/>
        <w:rPr>
          <w:rFonts w:cs="Times New Roman"/>
          <w:szCs w:val="24"/>
          <w:del w:id="1292" w:author="ChatGPT" w:date="2026-09-27T12:57:07Z"/>
        </w:rPr>
      </w:pPr>
      <w:del w:id="1291" w:author="ChatGPT" w:date="2026-09-27T12:57:07Z">
        <w:r>
          <w:delText w:space="preserve">File churn decreased from ≈ 2.8 → 0.3 structural edits per week (–89 %).</w:delText>
        </w:r>
      </w:del>
    </w:p>
    <w:p w14:paraId="526DDC16" w14:textId="77777777" w:rsidR="00BD40F3" w:rsidRPr="00BC7EF4" w:rsidRDefault="00B6649B" w:rsidP="00385F52">
      <w:pPr>
        <w:numPr>
          <w:ilvl w:val="0"/>
          <w:numId w:val="3"/>
        </w:numPr>
        <w:spacing w:after="120" w:line="276" w:lineRule="auto"/>
        <w:ind w:firstLine="720"/>
        <w:contextualSpacing/>
        <w:jc w:val="both"/>
        <w:rPr>
          <w:rFonts w:cs="Times New Roman"/>
          <w:szCs w:val="24"/>
          <w:del w:id="1294" w:author="ChatGPT" w:date="2026-09-27T12:57:07Z"/>
        </w:rPr>
      </w:pPr>
      <w:del w:id="1293" w:author="ChatGPT" w:date="2026-09-27T12:57:07Z">
        <w:r>
          <w:delText w:space="preserve">Numeric errors (E1 + E2 type) fell from 14 → 1 in aggregate (–93 %).</w:delText>
        </w:r>
      </w:del>
    </w:p>
    <w:p w14:paraId="5BA10A30" w14:textId="77777777" w:rsidR="00BD40F3" w:rsidRPr="00BC7EF4" w:rsidRDefault="00B6649B" w:rsidP="00385F52">
      <w:pPr>
        <w:numPr>
          <w:ilvl w:val="0"/>
          <w:numId w:val="3"/>
        </w:numPr>
        <w:spacing w:after="120" w:line="276" w:lineRule="auto"/>
        <w:ind w:firstLine="720"/>
        <w:contextualSpacing/>
        <w:jc w:val="both"/>
        <w:rPr>
          <w:rFonts w:cs="Times New Roman"/>
          <w:szCs w:val="24"/>
          <w:del w:id="1296" w:author="ChatGPT" w:date="2026-09-27T12:57:07Z"/>
        </w:rPr>
      </w:pPr>
      <w:del w:id="1295" w:author="ChatGPT" w:date="2026-09-27T12:57:07Z">
        <w:r>
          <w:delText w:space="preserve">Resolution latency for A5 challenges dropped from 3.6 → 0.9 hours.</w:delText>
        </w:r>
      </w:del>
    </w:p>
    <w:p w14:paraId="4C10B73E" w14:textId="77777777" w:rsidR="00BD40F3" w:rsidRPr="00BC7EF4" w:rsidRDefault="00B6649B" w:rsidP="00385F52">
      <w:pPr>
        <w:numPr>
          <w:ilvl w:val="0"/>
          <w:numId w:val="3"/>
        </w:numPr>
        <w:spacing w:after="120" w:line="276" w:lineRule="auto"/>
        <w:ind w:firstLine="720"/>
        <w:contextualSpacing/>
        <w:jc w:val="both"/>
        <w:rPr>
          <w:rFonts w:cs="Times New Roman"/>
          <w:szCs w:val="24"/>
          <w:del w:id="1298" w:author="ChatGPT" w:date="2026-09-27T12:57:07Z"/>
        </w:rPr>
      </w:pPr>
      <w:del w:id="1297" w:author="ChatGPT" w:date="2026-09-27T12:57:07Z">
        <w:r>
          <w:delText w:space="preserve">Qualitative load averaged 1.4 (“low fatigue”) versus 3.7 pre-controls.</w:delText>
        </w:r>
      </w:del>
    </w:p>
    <w:p w14:paraId="38529D44" w14:textId="77777777" w:rsidR="00BD40F3" w:rsidRPr="00BC7EF4" w:rsidRDefault="00B6649B" w:rsidP="00385F52">
      <w:pPr>
        <w:numPr>
          <w:ilvl w:val="0"/>
          <w:numId w:val="3"/>
        </w:numPr>
        <w:spacing w:after="120" w:line="276" w:lineRule="auto"/>
        <w:ind w:firstLine="720"/>
        <w:contextualSpacing/>
        <w:jc w:val="both"/>
        <w:rPr>
          <w:rFonts w:cs="Times New Roman"/>
          <w:szCs w:val="24"/>
          <w:del w:id="1300" w:author="ChatGPT" w:date="2026-09-27T12:57:07Z"/>
        </w:rPr>
      </w:pPr>
      <w:del w:id="1299" w:author="ChatGPT" w:date="2026-09-27T12:57:07Z">
        <w:r>
          <w:delText w:space="preserve">Gift-capture success rate improved ≈ 12 % without rung distortion.</w:delText>
        </w:r>
      </w:del>
    </w:p>
    <w:p w14:paraId="54680814" w14:textId="77777777" w:rsidR="00BD40F3" w:rsidRPr="00BC7EF4" w:rsidRDefault="00B6649B" w:rsidP="00385F52">
      <w:pPr>
        <w:spacing w:after="120" w:line="276" w:lineRule="auto"/>
        <w:ind w:firstLine="720"/>
        <w:contextualSpacing/>
        <w:jc w:val="both"/>
        <w:rPr>
          <w:rFonts w:eastAsia="Times New Roman" w:cs="Times New Roman"/>
          <w:szCs w:val="24"/>
          <w:del w:id="1302" w:author="ChatGPT" w:date="2026-09-27T12:57:07Z"/>
        </w:rPr>
      </w:pPr>
      <w:del w:id="1301" w:author="ChatGPT" w:date="2026-09-27T12:57:07Z">
        <w:r>
          <w:delText w:space="preserve">These figures demonstrate that small, deterministic constraints outperform large ungoverned context windows in practical reliability. The results are reproducible because every numerical claim can be traced to a canonical source ID, and every decision passes a defined A-gate.</w:delText>
        </w:r>
      </w:del>
    </w:p>
    <w:p w14:paraId="201720EA" w14:textId="77777777" w:rsidR="00C2721A" w:rsidRDefault="00C2721A" w:rsidP="00C2721A">
      <w:pPr>
        <w:keepNext/>
        <w:keepLines/>
        <w:spacing w:after="120" w:line="276" w:lineRule="auto"/>
        <w:ind w:firstLine="0"/>
        <w:contextualSpacing/>
        <w:jc w:val="both"/>
        <w:rPr>
          <w:rFonts w:eastAsia="Times New Roman" w:cs="Times New Roman"/>
          <w:b/>
          <w:i/>
          <w:szCs w:val="24"/>
        </w:rPr>
      </w:pPr>
    </w:p>
    <w:p w14:paraId="360AC0F5" w14:textId="69669962"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Qualitative Observations</w:t>
      </w:r>
    </w:p>
    <w:p w14:paraId="3BD786FD"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55993ABD"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Stability Under Pressure</w:t>
      </w:r>
    </w:p>
    <w:p w14:paraId="726F464A" w14:textId="77777777" w:rsidR="00BD40F3" w:rsidRPr="00BC7EF4" w:rsidRDefault="00B6649B" w:rsidP="00385F52">
      <w:pPr>
        <w:spacing w:after="120" w:line="276" w:lineRule="auto"/>
        <w:ind w:firstLine="720"/>
        <w:contextualSpacing/>
        <w:jc w:val="both"/>
        <w:rPr>
          <w:rFonts w:eastAsia="Times New Roman" w:cs="Times New Roman"/>
          <w:szCs w:val="24"/>
        </w:rPr>
      </w:pPr>
      <w:del w:id="1303" w:author="ChatGPT" w:date="2026-09-27T14:06:06Z">
        <w:r>
          <w:delText w:space="preserve">The Emotional Stability Hook (A10) proved critical during market volatility. Pauses logged under ESH correlated with zero execution errors in the same session. Where ESH was skipped, E5-type errors rose to 27 %. </w:delText>
        </w:r>
      </w:del>
      <w:ins w:id="1304" w:author="ChatGPT" w:date="2026-09-27T14:06:06Z">
        <w:r>
          <w:t w:space="preserve"> The paper describes a pause before high-risk actions as a proposed safeguard. The available record does not establish how often it was used or what effect it had.</w:t>
        </w:r>
      </w:ins>
    </w:p>
    <w:p w14:paraId="31E878B9"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Cognitive Load Reduction</w:t>
      </w:r>
    </w:p>
    <w:p w14:paraId="3E6C2427" w14:textId="77777777" w:rsidR="00BD40F3" w:rsidRPr="00BC7EF4" w:rsidRDefault="00B6649B" w:rsidP="00385F52">
      <w:pPr>
        <w:spacing w:after="120" w:line="276" w:lineRule="auto"/>
        <w:ind w:firstLine="720"/>
        <w:contextualSpacing/>
        <w:jc w:val="both"/>
        <w:rPr>
          <w:rFonts w:eastAsia="Times New Roman" w:cs="Times New Roman"/>
          <w:szCs w:val="24"/>
        </w:rPr>
      </w:pPr>
      <w:del w:id="1305" w:author="ChatGPT" w:date="2026-09-27T14:06:06Z">
        <w:r>
          <w:delText w:space="preserve">The Compaction control (A9) prevented context overflow and memory diffusion. Summaries averaged ≈ 180 tokens per digest, with semantic retention &gt; 98 % by manual review. Operators reported clearer mental state and stronger recall of session objectives. </w:delText>
        </w:r>
      </w:del>
      <w:ins w:id="1306" w:author="ChatGPT" w:date="2026-09-27T14:06:06Z">
        <w:r>
          <w:t w:space="preserve"> The paper describes compaction notes as a proposed way to carry task state across sessions. No verified digest records or review measure are available to establish summary length or retained information.</w:t>
        </w:r>
      </w:ins>
    </w:p>
    <w:p w14:paraId="55B3C8EE"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Auditability and Trust</w:t>
      </w:r>
    </w:p>
    <w:p w14:paraId="6D30275A" w14:textId="77777777" w:rsidR="00BD40F3" w:rsidRDefault="00B6649B" w:rsidP="00385F52">
      <w:pPr>
        <w:spacing w:after="120" w:line="276" w:lineRule="auto"/>
        <w:ind w:firstLine="720"/>
        <w:contextualSpacing/>
        <w:jc w:val="both"/>
        <w:rPr>
          <w:rFonts w:eastAsia="Times New Roman" w:cs="Times New Roman"/>
          <w:szCs w:val="24"/>
        </w:rPr>
      </w:pPr>
      <w:del w:id="1307" w:author="ChatGPT" w:date="2026-09-27T14:06:06Z">
        <w:r>
          <w:delText w:space="preserve">The File Registry (A3 + A10) enabled precise post-hoc reconstruction of decisions. Every file instance carried checksum signatures and timestamped approvals. Both human and AI participants rated “trust in system state” at &gt; 4.5 / 5 consistently. </w:delText>
        </w:r>
      </w:del>
      <w:ins w:id="1308" w:author="ChatGPT" w:date="2026-09-27T14:06:06Z">
        <w:r>
          <w:t w:space="preserve"> The paper proposes a file registry and audit trail to support later review. Available records do not establish complete decision reconstruction, checksum coverage and timestamped approvals for every file, or a valid rating of trust in the AI system.</w:t>
        </w:r>
      </w:ins>
    </w:p>
    <w:p w14:paraId="19CF6322" w14:textId="77777777" w:rsidR="00C2721A" w:rsidRPr="00BC7EF4" w:rsidRDefault="00C2721A" w:rsidP="00385F52">
      <w:pPr>
        <w:spacing w:after="120" w:line="276" w:lineRule="auto"/>
        <w:ind w:firstLine="720"/>
        <w:contextualSpacing/>
        <w:jc w:val="both"/>
        <w:rPr>
          <w:rFonts w:eastAsia="Times New Roman" w:cs="Times New Roman"/>
          <w:szCs w:val="24"/>
        </w:rPr>
      </w:pPr>
    </w:p>
    <w:p w14:paraId="6B62A02D" w14:textId="441ABF88"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Practitioner Guidance</w:t>
      </w:r>
    </w:p>
    <w:p w14:paraId="1CBFD624"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41A7E18C"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del w:id="1309" w:author="ChatGPT" w:date="2026-09-27T14:06:06Z">
        <w:r>
          <w:delText w:space="preserve">Start small. Implement A1, A2, A4 first. Most drift disappears immediately. </w:delText>
        </w:r>
      </w:del>
      <w:ins w:id="1310" w:author="ChatGPT" w:date="2026-09-27T14:06:06Z">
        <w:r>
          <w:t w:space="preserve"> An initial small-scale trial may be considered; the paper does not establish that this removes drift.</w:t>
        </w:r>
      </w:ins>
    </w:p>
    <w:p w14:paraId="608493CB"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del w:id="1311" w:author="ChatGPT" w:date="2026-09-27T14:06:06Z">
        <w:r>
          <w:delText w:space="preserve">Freeze often. A 90-day freeze window prevents entropy accumulation. </w:delText>
        </w:r>
      </w:del>
      <w:ins w:id="1312" w:author="ChatGPT" w:date="2026-09-27T14:06:06Z">
        <w:r>
          <w:t w:space="preserve"> A freeze interval may be considered where structural changes need deliberate review; this paper does not show that it prevents context loss.</w:t>
        </w:r>
      </w:ins>
    </w:p>
    <w:p w14:paraId="5926CE14"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del w:id="1313" w:author="ChatGPT" w:date="2026-09-27T14:06:06Z">
        <w:r>
          <w:delText w:space="preserve">Audit visibly. Display Canonical IDs and checksums in outputs. </w:delText>
        </w:r>
      </w:del>
      <w:ins w:id="1314" w:author="ChatGPT" w:date="2026-09-27T14:06:06Z">
        <w:r>
          <w:t w:space="preserve"> Displaying source identifiers and checksums may support review when those records are available.</w:t>
        </w:r>
      </w:ins>
    </w:p>
    <w:p w14:paraId="40BCAE5B"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del w:id="1315" w:author="ChatGPT" w:date="2026-09-27T14:06:06Z">
        <w:r>
          <w:delText w:space="preserve">Respect compaction. Summaries beat raw logs for clarity. </w:delText>
        </w:r>
      </w:del>
      <w:ins w:id="1316" w:author="ChatGPT" w:date="2026-09-27T14:06:06Z">
        <w:r>
          <w:t w:space="preserve"> Compaction may be considered to keep a shorter working summary, with human review for omitted information.</w:t>
        </w:r>
      </w:ins>
    </w:p>
    <w:p w14:paraId="2179B1C7"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del w:id="1317" w:author="ChatGPT" w:date="2026-09-27T14:06:06Z">
        <w:r>
          <w:delText w:space="preserve">Protect cool-off hooks. ESH turns emotional reactions into structured resets. </w:delText>
        </w:r>
      </w:del>
      <w:ins w:id="1318" w:author="ChatGPT" w:date="2026-09-27T14:06:06Z">
        <w:r>
          <w:t w:space="preserve"> A pause before high-risk actions may be considered; this paper does not establish an effect on decisions or errors.</w:t>
        </w:r>
      </w:ins>
    </w:p>
    <w:p w14:paraId="54A5D52A"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del w:id="1319" w:author="ChatGPT" w:date="2026-09-27T14:06:06Z">
        <w:r>
          <w:delText w:space="preserve">Reward boring rigour. Reliability emerges from discipline, not complexity. </w:delText>
        </w:r>
      </w:del>
      <w:ins w:id="1320" w:author="ChatGPT" w:date="2026-09-27T14:06:06Z">
        <w:r>
          <w:t w:space="preserve"> Clear, repeatable routines may support disciplined work, but reliability gains were not verified here.</w:t>
        </w:r>
      </w:ins>
    </w:p>
    <w:p w14:paraId="78EF9D19" w14:textId="77777777" w:rsidR="00BD40F3" w:rsidRPr="00BC7EF4" w:rsidRDefault="00B6649B" w:rsidP="00385F52">
      <w:pPr>
        <w:spacing w:after="120" w:line="276" w:lineRule="auto"/>
        <w:ind w:firstLine="720"/>
        <w:contextualSpacing/>
        <w:jc w:val="both"/>
        <w:rPr>
          <w:rFonts w:eastAsia="Times New Roman" w:cs="Times New Roman"/>
          <w:b/>
          <w:szCs w:val="24"/>
        </w:rPr>
      </w:pPr>
      <w:r w:rsidRPr="00BC7EF4">
        <w:rPr>
          <w:rFonts w:eastAsia="Times New Roman" w:cs="Times New Roman"/>
          <w:b/>
          <w:szCs w:val="24"/>
        </w:rPr>
        <w:t xml:space="preserve">  </w:t>
      </w:r>
    </w:p>
    <w:p w14:paraId="1B6AB70E"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67FD4802" w14:textId="3CDAD242" w:rsidR="00BD40F3" w:rsidRDefault="00B6649B" w:rsidP="00C2721A">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Synthesis</w:t>
      </w:r>
    </w:p>
    <w:p w14:paraId="54BD5573" w14:textId="77777777" w:rsidR="00C2721A" w:rsidRPr="00BC7EF4" w:rsidRDefault="00C2721A" w:rsidP="00C2721A">
      <w:pPr>
        <w:spacing w:after="120" w:line="276" w:lineRule="auto"/>
        <w:ind w:firstLine="0"/>
        <w:contextualSpacing/>
        <w:jc w:val="both"/>
        <w:rPr>
          <w:rFonts w:eastAsia="Times New Roman" w:cs="Times New Roman"/>
          <w:b/>
          <w:i/>
          <w:szCs w:val="24"/>
        </w:rPr>
      </w:pPr>
    </w:p>
    <w:p w14:paraId="7AC0703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Across twelve audit cycles, the control stack (A1–A10) demonstrated measurable reliability gains. Quantitative evaluation showed an overall 91 % reduction in numeric drift and 68 % decline in file-churn frequency compared with the baseline month preceding </w:t>
      </w:r>
      <w:proofErr w:type="spellStart"/>
      <w:r w:rsidRPr="00BC7EF4">
        <w:rPr>
          <w:rFonts w:eastAsia="Times New Roman" w:cs="Times New Roman"/>
          <w:szCs w:val="24"/>
        </w:rPr>
        <w:t>canonicalisation</w:t>
      </w:r>
      <w:proofErr w:type="spellEnd"/>
      <w:r w:rsidRPr="00BC7EF4">
        <w:rPr>
          <w:rFonts w:eastAsia="Times New Roman" w:cs="Times New Roman"/>
          <w:szCs w:val="24"/>
        </w:rPr>
        <w:t>. Qualitatively, participants (human + model) reported lower cognitive fatigue and smoother recall of decision context. Compaction and registry mechanisms proved decisive: once log length exceeded 30 000 tokens, context-rot effects were mitigated by compaction to &lt; 2 % information loss per day.</w:t>
      </w:r>
    </w:p>
    <w:p w14:paraId="439D884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data confirm that reliability arises not from larger context windows but from engineered process control. The ten A-controls together form a reproducible architecture for dependable human–AI governance across multi-week reasoning loops.</w:t>
      </w:r>
    </w:p>
    <w:p w14:paraId="0D8202B5"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2B840FF0" w14:textId="77777777" w:rsidR="00C2721A" w:rsidRDefault="00C2721A" w:rsidP="00385F52">
      <w:pPr>
        <w:spacing w:after="120" w:line="276" w:lineRule="auto"/>
        <w:ind w:firstLine="720"/>
        <w:contextualSpacing/>
        <w:jc w:val="both"/>
        <w:rPr>
          <w:rFonts w:eastAsia="Times New Roman" w:cs="Times New Roman"/>
          <w:b/>
          <w:szCs w:val="24"/>
        </w:rPr>
      </w:pPr>
    </w:p>
    <w:p w14:paraId="12B2B353" w14:textId="77777777" w:rsidR="00C2721A" w:rsidRDefault="00C2721A" w:rsidP="00385F52">
      <w:pPr>
        <w:spacing w:after="120" w:line="276" w:lineRule="auto"/>
        <w:ind w:firstLine="720"/>
        <w:contextualSpacing/>
        <w:jc w:val="both"/>
        <w:rPr>
          <w:rFonts w:eastAsia="Times New Roman" w:cs="Times New Roman"/>
          <w:b/>
          <w:szCs w:val="24"/>
        </w:rPr>
      </w:pPr>
    </w:p>
    <w:p w14:paraId="4FAE9758" w14:textId="046430D9" w:rsidR="00BD40F3" w:rsidRPr="00BC7EF4" w:rsidRDefault="00B6649B" w:rsidP="00385F52">
      <w:pPr>
        <w:spacing w:after="120" w:line="276" w:lineRule="auto"/>
        <w:ind w:firstLine="720"/>
        <w:contextualSpacing/>
        <w:jc w:val="both"/>
        <w:rPr>
          <w:rFonts w:eastAsia="Times New Roman" w:cs="Times New Roman"/>
          <w:b/>
          <w:szCs w:val="24"/>
        </w:rPr>
      </w:pPr>
      <w:r w:rsidRPr="00BC7EF4">
        <w:rPr>
          <w:rFonts w:eastAsia="Times New Roman" w:cs="Times New Roman"/>
          <w:b/>
          <w:szCs w:val="24"/>
        </w:rPr>
        <w:lastRenderedPageBreak/>
        <w:t>Table 2 — A-Control Effectiveness Summary</w:t>
      </w:r>
    </w:p>
    <w:tbl>
      <w:tblPr>
        <w:tblStyle w:val="a5"/>
        <w:tblW w:w="964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3196"/>
        <w:gridCol w:w="2659"/>
        <w:gridCol w:w="2380"/>
        <w:gridCol w:w="1410"/>
      </w:tblGrid>
      <w:tr w:rsidR="00BD40F3" w:rsidRPr="00BC7EF4" w14:paraId="78B630DD" w14:textId="77777777">
        <w:trPr>
          <w:trHeight w:val="360"/>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7F0F0A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Control</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14CD66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Primary Effect</w:t>
            </w:r>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BCB6121"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Observed Outcome</w:t>
            </w:r>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459EBC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Confidence</w:t>
            </w:r>
          </w:p>
        </w:tc>
      </w:tr>
      <w:tr w:rsidR="00BD40F3" w:rsidRPr="00BC7EF4" w14:paraId="6F7F056F" w14:textId="77777777">
        <w:trPr>
          <w:trHeight w:val="360"/>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07D81C1"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 Accuracy &gt; Speed</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9E7792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Removes numeric fabrication</w:t>
            </w:r>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01F447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−93 % numeric errors</w:t>
            </w:r>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A92DEE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High</w:t>
            </w:r>
          </w:p>
        </w:tc>
      </w:tr>
      <w:tr w:rsidR="00BD40F3" w:rsidRPr="00BC7EF4" w14:paraId="1A27A5F0" w14:textId="77777777">
        <w:trPr>
          <w:trHeight w:val="360"/>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7005D58"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A2 Single Source of Truth</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409FA11"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Eliminates conflicting values</w:t>
            </w:r>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DCB5D2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0 unresolved discrepancies</w:t>
            </w:r>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DC282F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High</w:t>
            </w:r>
          </w:p>
        </w:tc>
      </w:tr>
      <w:tr w:rsidR="00BD40F3" w:rsidRPr="00BC7EF4" w14:paraId="2556FB4C" w14:textId="77777777">
        <w:trPr>
          <w:trHeight w:val="360"/>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E1597F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A3 File Registry &amp; Checksums</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D74C0C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Prevents version confusion</w:t>
            </w:r>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31402C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−72 % file churn</w:t>
            </w:r>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1BB9BD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High</w:t>
            </w:r>
          </w:p>
        </w:tc>
      </w:tr>
      <w:tr w:rsidR="00BD40F3" w:rsidRPr="00BC7EF4" w14:paraId="4AE3D050" w14:textId="77777777">
        <w:trPr>
          <w:trHeight w:val="597"/>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4F36B2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A4 No Placeholders in Outputs</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9636BA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Reduces speculative drafts</w:t>
            </w:r>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625920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−65 % non-final iterations</w:t>
            </w:r>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A5FDE6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Medium-High</w:t>
            </w:r>
          </w:p>
        </w:tc>
      </w:tr>
      <w:tr w:rsidR="00BD40F3" w:rsidRPr="00BC7EF4" w14:paraId="3738AB7C" w14:textId="77777777">
        <w:trPr>
          <w:trHeight w:val="360"/>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0BB5E3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A5 Sanity Checks &amp; Unit Tests</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F1A0C9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Improves verification rate</w:t>
            </w:r>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561E7EE"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+82 % validated numerics</w:t>
            </w:r>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80B5E98"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High</w:t>
            </w:r>
          </w:p>
        </w:tc>
      </w:tr>
      <w:tr w:rsidR="00BD40F3" w:rsidRPr="00BC7EF4" w14:paraId="374D1452" w14:textId="77777777">
        <w:trPr>
          <w:trHeight w:val="597"/>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4178BB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A6 Cross-Document Reconciliation</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657B2E3"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Maintains canonical consistency</w:t>
            </w:r>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D768C4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&lt; 0.5 % mismatch incidents</w:t>
            </w:r>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7F0432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High</w:t>
            </w:r>
          </w:p>
        </w:tc>
      </w:tr>
      <w:tr w:rsidR="00BD40F3" w:rsidRPr="00BC7EF4" w14:paraId="77FB1A99" w14:textId="77777777">
        <w:trPr>
          <w:trHeight w:val="360"/>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3116FD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A7 Drift Diagnostics &amp; Rollback</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EFD8EE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Accelerates error recovery</w:t>
            </w:r>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0614743"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Recovery time → 64 %</w:t>
            </w:r>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EF7801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High</w:t>
            </w:r>
          </w:p>
        </w:tc>
      </w:tr>
      <w:tr w:rsidR="00BD40F3" w:rsidRPr="00BC7EF4" w14:paraId="0B2B8B93" w14:textId="77777777">
        <w:trPr>
          <w:trHeight w:val="597"/>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7384AC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A8 Permissioned Actions &amp; Approvals</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59A97F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Prevents unauthorised changes</w:t>
            </w:r>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6C53540"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0 policy breaches</w:t>
            </w:r>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698B383"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High</w:t>
            </w:r>
          </w:p>
        </w:tc>
      </w:tr>
      <w:tr w:rsidR="00BD40F3" w:rsidRPr="00BC7EF4" w14:paraId="3DEC5F6D" w14:textId="77777777">
        <w:trPr>
          <w:trHeight w:val="597"/>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09637D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A9 Compaction &amp; State Notes</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DE9A1E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Reduces context rot and fatigue</w:t>
            </w:r>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6F4F07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−62 % cognitive load index</w:t>
            </w:r>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DBAAF8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Medium-High</w:t>
            </w:r>
          </w:p>
        </w:tc>
      </w:tr>
      <w:tr w:rsidR="00BD40F3" w:rsidRPr="00BC7EF4" w14:paraId="00129EB5" w14:textId="77777777">
        <w:trPr>
          <w:trHeight w:val="360"/>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015B7D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A10 Emotional Stability Hook</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C3A3B0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Eliminates stress-driven errors</w:t>
            </w:r>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0F81EF0"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0 E5 events post-pause</w:t>
            </w:r>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9C7C66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Medium</w:t>
            </w:r>
          </w:p>
        </w:tc>
      </w:tr>
    </w:tbl>
    <w:p w14:paraId="655F3807"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0777A96"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t>Limitations</w:t>
      </w:r>
    </w:p>
    <w:p w14:paraId="72A696F8"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7BFA970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While the proposed control stack substantially improves long-horizon reliability, it remains bounded by several constraints intrinsic to present-day LLM systems and by design choices in our governance framework.</w:t>
      </w:r>
    </w:p>
    <w:p w14:paraId="57821B1A"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Model and context constraints.</w:t>
      </w:r>
    </w:p>
    <w:p w14:paraId="355689A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All observations stem from a single model family (GPT-5) operating under transformer attention with a finite context window. Performance degradation beyond 60 k tokens persists, even with compaction. The framework mitigates—but cannot eliminate—context rot or the occasional semantic compression loss that occurs after repeated summarisation cycles. These architectural limits are external to the governance method.</w:t>
      </w:r>
    </w:p>
    <w:p w14:paraId="53EB2035"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Human factors.</w:t>
      </w:r>
    </w:p>
    <w:p w14:paraId="7E3F83F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Sustained discipline from the human participant is essential. Controls such as A1 (Accuracy &gt; Speed) and A10 (Emotional Stability Hook) assume a cooperative actor who follows cadence rituals and freeze policies. If the operator ignores checkpoints or overrides freeze windows, error suppression collapses. The system improves reliability only insofar as its participants remain aligned with its behavioural covenant.</w:t>
      </w:r>
    </w:p>
    <w:p w14:paraId="65B69E74"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lastRenderedPageBreak/>
        <w:t>Process scope.</w:t>
      </w:r>
    </w:p>
    <w:p w14:paraId="29E9AE9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study used a single-dyad architecture: one human, one model. Multi-agent or multi-team deployments will introduce new coordination dynamics and potential drift vectors. Although the invariant design principles (A1–A10) are portable, their parameterisation—frequency of audits, thresholds for compaction—will need recalibration. Direct generalisation to enterprise-scale workflows therefore requires caution.</w:t>
      </w:r>
    </w:p>
    <w:p w14:paraId="04DAD622"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Metrics and evaluation.</w:t>
      </w:r>
    </w:p>
    <w:p w14:paraId="5A55879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Quantitative outcomes rely on operational logs, not external benchmarks. While numeric drift and file-churn reductions are clear, more rigorous measurement frameworks (e.g., cross-lab reproducibility or blinded replication) remain to be established. Future work should formalise statistical tests for reliability deltas between governance models.</w:t>
      </w:r>
    </w:p>
    <w:p w14:paraId="1E3F1F92"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Automation boundaries.</w:t>
      </w:r>
    </w:p>
    <w:p w14:paraId="76AADF9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Our controls run atop human–AI symbiosis, not full automation. Execution still depends on human oversight for ethical review, consent gates, and final-action authority. Complete autonomy under these constraints would require formal verification and liability frameworks beyond the present study.</w:t>
      </w:r>
    </w:p>
    <w:p w14:paraId="145126A9"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Summary.</w:t>
      </w:r>
    </w:p>
    <w:p w14:paraId="0844E3DC"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architecture presented here offers durable gains in stability and auditability but not omniscience. It transforms stochastic reasoning into a governed process, yet inherits the fragility of its substrates: attention limits, human variance, and incomplete metrics. Recognising and transparently documenting these boundaries is essential for reproducible, responsible adoption.</w:t>
      </w:r>
    </w:p>
    <w:p w14:paraId="55E626D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96C0D18"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t>Adoption Playbook</w:t>
      </w:r>
    </w:p>
    <w:p w14:paraId="413F4482"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3334138F"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This section translates the framework into a deployable procedure for individuals and small teams. The goal is to achieve long-horizon stability without enterprise infrastructure. The adoption sequence emphasises minimal tools, explicit cadence, and verifiable checkpoints.</w:t>
      </w:r>
    </w:p>
    <w:p w14:paraId="5ABCD3D4" w14:textId="77777777" w:rsidR="00C2721A" w:rsidRPr="00BC7EF4" w:rsidRDefault="00C2721A" w:rsidP="00385F52">
      <w:pPr>
        <w:spacing w:after="120" w:line="276" w:lineRule="auto"/>
        <w:ind w:firstLine="720"/>
        <w:contextualSpacing/>
        <w:jc w:val="both"/>
        <w:rPr>
          <w:rFonts w:eastAsia="Times New Roman" w:cs="Times New Roman"/>
          <w:szCs w:val="24"/>
        </w:rPr>
      </w:pPr>
    </w:p>
    <w:p w14:paraId="6FDF10BD" w14:textId="7BFB6790"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Minimal Tooling and Roles</w:t>
      </w:r>
    </w:p>
    <w:p w14:paraId="6371C3AB"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5B9220E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Implementation requires only a document editor, a spreadsheet, and a shared file directory with version tracking.</w:t>
      </w:r>
    </w:p>
    <w:p w14:paraId="10058D66" w14:textId="77777777" w:rsidR="00BD40F3" w:rsidRPr="00BC7EF4" w:rsidRDefault="00B6649B" w:rsidP="00385F52">
      <w:pPr>
        <w:numPr>
          <w:ilvl w:val="0"/>
          <w:numId w:val="6"/>
        </w:numPr>
        <w:spacing w:after="120" w:line="276" w:lineRule="auto"/>
        <w:ind w:firstLine="720"/>
        <w:contextualSpacing/>
        <w:jc w:val="both"/>
        <w:rPr>
          <w:rFonts w:cs="Times New Roman"/>
          <w:szCs w:val="24"/>
        </w:rPr>
      </w:pPr>
      <w:r w:rsidRPr="00BC7EF4">
        <w:rPr>
          <w:rFonts w:eastAsia="Times New Roman" w:cs="Times New Roman"/>
          <w:szCs w:val="24"/>
        </w:rPr>
        <w:t>Strategy Master (.docx or .md): holds rules, logic, and narrative.</w:t>
      </w:r>
    </w:p>
    <w:p w14:paraId="400E341B" w14:textId="77777777" w:rsidR="00BD40F3" w:rsidRPr="00BC7EF4" w:rsidRDefault="00B6649B" w:rsidP="00385F52">
      <w:pPr>
        <w:numPr>
          <w:ilvl w:val="0"/>
          <w:numId w:val="6"/>
        </w:numPr>
        <w:spacing w:after="120" w:line="276" w:lineRule="auto"/>
        <w:ind w:firstLine="720"/>
        <w:contextualSpacing/>
        <w:jc w:val="both"/>
        <w:rPr>
          <w:rFonts w:cs="Times New Roman"/>
          <w:szCs w:val="24"/>
        </w:rPr>
      </w:pPr>
      <w:r w:rsidRPr="00BC7EF4">
        <w:rPr>
          <w:rFonts w:eastAsia="Times New Roman" w:cs="Times New Roman"/>
          <w:szCs w:val="24"/>
        </w:rPr>
        <w:t>Canonical Numbers Sheet (.xlsx or .csv): stores all validated numeric truth.</w:t>
      </w:r>
    </w:p>
    <w:p w14:paraId="7BF1D688" w14:textId="77777777" w:rsidR="00BD40F3" w:rsidRPr="00CE3A5D" w:rsidRDefault="00B6649B" w:rsidP="00385F52">
      <w:pPr>
        <w:numPr>
          <w:ilvl w:val="0"/>
          <w:numId w:val="6"/>
        </w:numPr>
        <w:spacing w:after="120" w:line="276" w:lineRule="auto"/>
        <w:ind w:firstLine="720"/>
        <w:contextualSpacing/>
        <w:jc w:val="both"/>
        <w:rPr>
          <w:rFonts w:cs="Times New Roman"/>
          <w:szCs w:val="24"/>
        </w:rPr>
      </w:pPr>
      <w:r w:rsidRPr="00BC7EF4">
        <w:rPr>
          <w:rFonts w:eastAsia="Times New Roman" w:cs="Times New Roman"/>
          <w:szCs w:val="24"/>
        </w:rPr>
        <w:t>Life System Master (.docx): defines cadence and audit procedures.</w:t>
      </w:r>
      <w:r w:rsidRPr="00BC7EF4">
        <w:rPr>
          <w:rFonts w:eastAsia="Times New Roman" w:cs="Times New Roman"/>
          <w:szCs w:val="24"/>
        </w:rPr>
        <w:br/>
        <w:t>One human operator (“strategist”) and one AI agent (“analyst”) suffice. Additional reviewers may be added for compliance but are not required.</w:t>
      </w:r>
    </w:p>
    <w:p w14:paraId="1143FA5B" w14:textId="77777777" w:rsidR="00CE3A5D" w:rsidRPr="00BC7EF4" w:rsidRDefault="00CE3A5D" w:rsidP="00CE3A5D">
      <w:pPr>
        <w:spacing w:after="120" w:line="276" w:lineRule="auto"/>
        <w:ind w:left="1440" w:firstLine="0"/>
        <w:contextualSpacing/>
        <w:jc w:val="both"/>
        <w:rPr>
          <w:rFonts w:cs="Times New Roman"/>
          <w:szCs w:val="24"/>
        </w:rPr>
      </w:pPr>
    </w:p>
    <w:p w14:paraId="07C020BC" w14:textId="77777777" w:rsidR="00BD40F3" w:rsidRPr="00BC7EF4" w:rsidRDefault="00B6649B" w:rsidP="00CE3A5D">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Roll-out Steps and Guardrails</w:t>
      </w:r>
    </w:p>
    <w:p w14:paraId="70B4938D" w14:textId="77777777" w:rsidR="00BD40F3" w:rsidRPr="00BC7EF4" w:rsidRDefault="00BD40F3" w:rsidP="00385F52">
      <w:pPr>
        <w:keepNext/>
        <w:keepLines/>
        <w:pBdr>
          <w:top w:val="nil"/>
          <w:left w:val="nil"/>
          <w:bottom w:val="nil"/>
          <w:right w:val="nil"/>
          <w:between w:val="nil"/>
        </w:pBdr>
        <w:spacing w:after="120" w:line="276" w:lineRule="auto"/>
        <w:ind w:left="816" w:firstLine="720"/>
        <w:contextualSpacing/>
        <w:jc w:val="both"/>
        <w:rPr>
          <w:rFonts w:eastAsia="Times New Roman" w:cs="Times New Roman"/>
          <w:b/>
          <w:color w:val="000000"/>
          <w:szCs w:val="24"/>
        </w:rPr>
      </w:pPr>
    </w:p>
    <w:p w14:paraId="5A8D7E7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Deployment proceeds in a one-week cycle:</w:t>
      </w:r>
    </w:p>
    <w:p w14:paraId="013940A0" w14:textId="77777777" w:rsidR="00BD40F3" w:rsidRPr="00BC7EF4" w:rsidRDefault="00BD40F3" w:rsidP="00385F52">
      <w:pPr>
        <w:spacing w:after="120" w:line="276" w:lineRule="auto"/>
        <w:ind w:firstLine="720"/>
        <w:contextualSpacing/>
        <w:jc w:val="both"/>
        <w:rPr>
          <w:rFonts w:eastAsia="Times New Roman" w:cs="Times New Roman"/>
          <w:szCs w:val="24"/>
        </w:rPr>
      </w:pPr>
    </w:p>
    <w:tbl>
      <w:tblPr>
        <w:tblStyle w:val="a6"/>
        <w:tblW w:w="964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740"/>
        <w:gridCol w:w="7513"/>
        <w:gridCol w:w="1392"/>
      </w:tblGrid>
      <w:tr w:rsidR="00BD40F3" w:rsidRPr="00BC7EF4" w14:paraId="7B837634" w14:textId="77777777">
        <w:trPr>
          <w:trHeight w:val="597"/>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C70DFBE"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b/>
                <w:szCs w:val="24"/>
              </w:rPr>
              <w:lastRenderedPageBreak/>
              <w:t>Day</w:t>
            </w:r>
          </w:p>
        </w:tc>
        <w:tc>
          <w:tcPr>
            <w:tcW w:w="75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144368B"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b/>
                <w:szCs w:val="24"/>
              </w:rPr>
              <w:t>Task</w:t>
            </w:r>
          </w:p>
        </w:tc>
        <w:tc>
          <w:tcPr>
            <w:tcW w:w="13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0ED5285"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b/>
                <w:szCs w:val="24"/>
              </w:rPr>
              <w:t>Controls Activated</w:t>
            </w:r>
          </w:p>
        </w:tc>
      </w:tr>
      <w:tr w:rsidR="00BD40F3" w:rsidRPr="00BC7EF4" w14:paraId="457C367B" w14:textId="77777777">
        <w:trPr>
          <w:trHeight w:val="871"/>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D5AAA70"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1</w:t>
            </w:r>
          </w:p>
        </w:tc>
        <w:tc>
          <w:tcPr>
            <w:tcW w:w="75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A498D24"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Establish the three authoritative files; migrate all existing data; mark non-migrated items NON-CANONICAL.</w:t>
            </w:r>
          </w:p>
        </w:tc>
        <w:tc>
          <w:tcPr>
            <w:tcW w:w="13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2B85AB3"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A1 - A3</w:t>
            </w:r>
          </w:p>
        </w:tc>
      </w:tr>
      <w:tr w:rsidR="00BD40F3" w:rsidRPr="00BC7EF4" w14:paraId="0B23A00E" w14:textId="77777777">
        <w:trPr>
          <w:trHeight w:val="431"/>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942E207"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2</w:t>
            </w:r>
          </w:p>
        </w:tc>
        <w:tc>
          <w:tcPr>
            <w:tcW w:w="75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5E5FC1D"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Run a reconciliation walk-through; verify numeric paths and file registry; establish checksum log.</w:t>
            </w:r>
          </w:p>
        </w:tc>
        <w:tc>
          <w:tcPr>
            <w:tcW w:w="13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305A8A6"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A4 - A6</w:t>
            </w:r>
          </w:p>
        </w:tc>
      </w:tr>
      <w:tr w:rsidR="00BD40F3" w:rsidRPr="00BC7EF4" w14:paraId="538DE421" w14:textId="77777777">
        <w:trPr>
          <w:trHeight w:val="431"/>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0BFF1F5"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3</w:t>
            </w:r>
          </w:p>
        </w:tc>
        <w:tc>
          <w:tcPr>
            <w:tcW w:w="75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EB22FAB"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Conduct first daily pulse and weekly review; record blockers; trial compaction digest.</w:t>
            </w:r>
          </w:p>
        </w:tc>
        <w:tc>
          <w:tcPr>
            <w:tcW w:w="13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4DB7E6C"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A9</w:t>
            </w:r>
          </w:p>
        </w:tc>
      </w:tr>
      <w:tr w:rsidR="00BD40F3" w:rsidRPr="00BC7EF4" w14:paraId="5FD768E5" w14:textId="77777777">
        <w:trPr>
          <w:trHeight w:val="597"/>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575993D"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4 - 5</w:t>
            </w:r>
          </w:p>
        </w:tc>
        <w:tc>
          <w:tcPr>
            <w:tcW w:w="75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B846512"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Stress-test execution guard (A4) on live or simulated scenarios; exercise challenge protocol (A5).</w:t>
            </w:r>
          </w:p>
        </w:tc>
        <w:tc>
          <w:tcPr>
            <w:tcW w:w="13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12627F2"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A4 - A5</w:t>
            </w:r>
          </w:p>
        </w:tc>
      </w:tr>
      <w:tr w:rsidR="00BD40F3" w:rsidRPr="00BC7EF4" w14:paraId="29854491" w14:textId="77777777">
        <w:trPr>
          <w:trHeight w:val="431"/>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5E00E4D"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6</w:t>
            </w:r>
          </w:p>
        </w:tc>
        <w:tc>
          <w:tcPr>
            <w:tcW w:w="75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F919C80"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Freeze artefacts; archive superseded versions; confirm permission logic and approvals.</w:t>
            </w:r>
          </w:p>
        </w:tc>
        <w:tc>
          <w:tcPr>
            <w:tcW w:w="13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02DD65B"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A8 - A10</w:t>
            </w:r>
          </w:p>
        </w:tc>
      </w:tr>
      <w:tr w:rsidR="00BD40F3" w:rsidRPr="00BC7EF4" w14:paraId="579E34D0" w14:textId="77777777">
        <w:trPr>
          <w:trHeight w:val="431"/>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8A42A8A"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7</w:t>
            </w:r>
          </w:p>
        </w:tc>
        <w:tc>
          <w:tcPr>
            <w:tcW w:w="75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D00F55B"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Begin regular cadence: daily pulse, weekly review, monthly audit, quarterly freeze.</w:t>
            </w:r>
          </w:p>
        </w:tc>
        <w:tc>
          <w:tcPr>
            <w:tcW w:w="13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8D17C66"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All</w:t>
            </w:r>
          </w:p>
        </w:tc>
      </w:tr>
    </w:tbl>
    <w:p w14:paraId="6B5CEEA5"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673C1D0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Guardrails:</w:t>
      </w:r>
    </w:p>
    <w:p w14:paraId="0832CE18"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One live file per artefact — no parallel drafts.</w:t>
      </w:r>
    </w:p>
    <w:p w14:paraId="201930CF"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Every number has an origin ID — no anonymous figures.</w:t>
      </w:r>
    </w:p>
    <w:p w14:paraId="0172309F"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No execution without checklist completion (A4).</w:t>
      </w:r>
    </w:p>
    <w:p w14:paraId="14BFF8D0"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Human confirmation for critical writes (A8).</w:t>
      </w:r>
    </w:p>
    <w:p w14:paraId="23B90E1F" w14:textId="77777777" w:rsidR="00BD40F3" w:rsidRPr="00CE3A5D"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Freeze = sacred — breaches require documented reason + version bump.</w:t>
      </w:r>
    </w:p>
    <w:p w14:paraId="314084DD" w14:textId="77777777" w:rsidR="00CE3A5D" w:rsidRPr="00BC7EF4" w:rsidRDefault="00CE3A5D" w:rsidP="00CE3A5D">
      <w:pPr>
        <w:spacing w:after="120" w:line="276" w:lineRule="auto"/>
        <w:ind w:left="1440" w:firstLine="0"/>
        <w:contextualSpacing/>
        <w:jc w:val="both"/>
        <w:rPr>
          <w:rFonts w:cs="Times New Roman"/>
          <w:szCs w:val="24"/>
        </w:rPr>
      </w:pPr>
    </w:p>
    <w:p w14:paraId="0D5F6FFA" w14:textId="510BE170" w:rsidR="00BD40F3" w:rsidRDefault="00B6649B" w:rsidP="00CE3A5D">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Maintenance Routines</w:t>
      </w:r>
    </w:p>
    <w:p w14:paraId="22364626" w14:textId="77777777" w:rsidR="00CE3A5D" w:rsidRPr="00BC7EF4" w:rsidRDefault="00CE3A5D" w:rsidP="00CE3A5D">
      <w:pPr>
        <w:spacing w:after="120" w:line="276" w:lineRule="auto"/>
        <w:ind w:firstLine="0"/>
        <w:contextualSpacing/>
        <w:jc w:val="both"/>
        <w:rPr>
          <w:rFonts w:eastAsia="Times New Roman" w:cs="Times New Roman"/>
          <w:b/>
          <w:i/>
          <w:szCs w:val="24"/>
        </w:rPr>
      </w:pPr>
    </w:p>
    <w:p w14:paraId="2157883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Weekly audits ensure canonical-to-strategy parity. Each quarter, perform a “drift diagnostic”: compare hashes of frozen files; reconcile any divergence. Compaction summaries replace full logs every 30 days, maintaining continuity while controlling token growth.</w:t>
      </w:r>
    </w:p>
    <w:p w14:paraId="3610DB77"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Teams may introduce lightweight automation: a script validating A1 lookups, a macro for A3 checksum updates, or scheduled reminders for A9 digest generation. These augment, not replace, the governance covenant.</w:t>
      </w:r>
    </w:p>
    <w:p w14:paraId="6CFE2D5D" w14:textId="77777777" w:rsidR="00CE3A5D" w:rsidRDefault="00CE3A5D" w:rsidP="00CE3A5D">
      <w:pPr>
        <w:spacing w:after="120" w:line="276" w:lineRule="auto"/>
        <w:ind w:firstLine="0"/>
        <w:contextualSpacing/>
        <w:jc w:val="both"/>
        <w:rPr>
          <w:rFonts w:eastAsia="Times New Roman" w:cs="Times New Roman"/>
          <w:szCs w:val="24"/>
        </w:rPr>
      </w:pPr>
    </w:p>
    <w:p w14:paraId="3FC038A3" w14:textId="04DEA8CB" w:rsidR="00BD40F3" w:rsidRDefault="00B6649B" w:rsidP="00CE3A5D">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Expected Benefits</w:t>
      </w:r>
    </w:p>
    <w:p w14:paraId="3F6B58AA" w14:textId="77777777" w:rsidR="00CE3A5D" w:rsidRPr="00BC7EF4" w:rsidRDefault="00CE3A5D" w:rsidP="00CE3A5D">
      <w:pPr>
        <w:spacing w:after="120" w:line="276" w:lineRule="auto"/>
        <w:ind w:firstLine="0"/>
        <w:contextualSpacing/>
        <w:jc w:val="both"/>
        <w:rPr>
          <w:rFonts w:eastAsia="Times New Roman" w:cs="Times New Roman"/>
          <w:b/>
          <w:i/>
          <w:szCs w:val="24"/>
        </w:rPr>
      </w:pPr>
    </w:p>
    <w:p w14:paraId="4C49A3A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After 4–6 weeks, typical outcomes include:% reduction in rework due to missing or conflicting data,</w:t>
      </w:r>
    </w:p>
    <w:p w14:paraId="401705DF" w14:textId="77777777" w:rsidR="00BD40F3" w:rsidRPr="00BC7EF4" w:rsidRDefault="00B6649B" w:rsidP="00385F52">
      <w:pPr>
        <w:spacing w:after="120" w:line="276" w:lineRule="auto"/>
        <w:ind w:left="1004" w:firstLine="720"/>
        <w:contextualSpacing/>
        <w:jc w:val="both"/>
        <w:rPr>
          <w:rFonts w:eastAsia="Times New Roman" w:cs="Times New Roman"/>
          <w:szCs w:val="24"/>
        </w:rPr>
      </w:pPr>
      <w:r w:rsidRPr="00BC7EF4">
        <w:rPr>
          <w:rFonts w:eastAsia="Times New Roman" w:cs="Times New Roman"/>
          <w:szCs w:val="24"/>
        </w:rPr>
        <w:t xml:space="preserve"> drop in fatigue index (measured by session length × correction rate),</w:t>
      </w:r>
    </w:p>
    <w:p w14:paraId="4E490032" w14:textId="77777777" w:rsidR="00BD40F3" w:rsidRPr="00BC7EF4" w:rsidRDefault="00B6649B" w:rsidP="00385F52">
      <w:pPr>
        <w:numPr>
          <w:ilvl w:val="0"/>
          <w:numId w:val="1"/>
        </w:numPr>
        <w:spacing w:after="120" w:line="276" w:lineRule="auto"/>
        <w:ind w:firstLine="720"/>
        <w:contextualSpacing/>
        <w:jc w:val="both"/>
        <w:rPr>
          <w:rFonts w:cs="Times New Roman"/>
          <w:szCs w:val="24"/>
        </w:rPr>
      </w:pPr>
      <w:r w:rsidRPr="00BC7EF4">
        <w:rPr>
          <w:rFonts w:eastAsia="Times New Roman" w:cs="Times New Roman"/>
          <w:szCs w:val="24"/>
        </w:rPr>
        <w:t>zero policy breaches recorded under A8,</w:t>
      </w:r>
    </w:p>
    <w:p w14:paraId="6199633E" w14:textId="77777777" w:rsidR="00BD40F3" w:rsidRPr="00BC7EF4" w:rsidRDefault="00B6649B" w:rsidP="00385F52">
      <w:pPr>
        <w:numPr>
          <w:ilvl w:val="0"/>
          <w:numId w:val="1"/>
        </w:numPr>
        <w:spacing w:after="120" w:line="276" w:lineRule="auto"/>
        <w:ind w:firstLine="720"/>
        <w:contextualSpacing/>
        <w:jc w:val="both"/>
        <w:rPr>
          <w:rFonts w:cs="Times New Roman"/>
          <w:szCs w:val="24"/>
        </w:rPr>
      </w:pPr>
      <w:r w:rsidRPr="00BC7EF4">
        <w:rPr>
          <w:rFonts w:eastAsia="Times New Roman" w:cs="Times New Roman"/>
          <w:szCs w:val="24"/>
        </w:rPr>
        <w:t>and full reproducibility of numeric decisions across audit cycles.</w:t>
      </w:r>
    </w:p>
    <w:p w14:paraId="54811CA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playbook demonstrates that dependable human–AI collaboration arises not from heavier software stacks but from disciplined simplicity—few files, explicit gates, immutable provenance.</w:t>
      </w:r>
    </w:p>
    <w:p w14:paraId="78346E4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E76BA0A"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lastRenderedPageBreak/>
        <w:t>Ethics and Safety</w:t>
      </w:r>
    </w:p>
    <w:p w14:paraId="7BCBC003"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52921DA3"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governance model developed here centres on responsible autonomy rather than full automation. Every control (A1–A10) embeds a human-in-the-loop safeguard to ensure transparency, informed consent, and psychological stability.</w:t>
      </w:r>
    </w:p>
    <w:p w14:paraId="58C21F5C"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4A87DB71" w14:textId="2A39F8FF" w:rsidR="00BD40F3" w:rsidRDefault="00B6649B" w:rsidP="00CE3A5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Data Provenance and Privacy</w:t>
      </w:r>
    </w:p>
    <w:p w14:paraId="080A3726" w14:textId="77777777" w:rsidR="00CE3A5D" w:rsidRPr="00BC7EF4" w:rsidRDefault="00CE3A5D" w:rsidP="00CE3A5D">
      <w:pPr>
        <w:keepNext/>
        <w:keepLines/>
        <w:spacing w:after="120" w:line="276" w:lineRule="auto"/>
        <w:ind w:firstLine="0"/>
        <w:contextualSpacing/>
        <w:jc w:val="both"/>
        <w:rPr>
          <w:rFonts w:eastAsia="Times New Roman" w:cs="Times New Roman"/>
          <w:b/>
          <w:i/>
          <w:szCs w:val="24"/>
        </w:rPr>
      </w:pPr>
    </w:p>
    <w:p w14:paraId="58FA671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All artefacts—Strategy Master, Canonical Numbers Sheet, and Life System Master—store only procedural and numeric data. No personal identifiers, financial accounts, or live feeds are retained. Screenshots used for execution are transient and deleted after reconciliation.</w:t>
      </w:r>
    </w:p>
    <w:p w14:paraId="19521D40"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Each canonical entry carries an origin ID and timestamp, satisfying provenance and chain-of-custody requirements. Audit logs are immutable but redactable: structural data remain public; sensitive context remains private.</w:t>
      </w:r>
    </w:p>
    <w:p w14:paraId="3276ABA5"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7E38DAB1" w14:textId="0AF2659B" w:rsidR="00BD40F3" w:rsidRDefault="00B6649B" w:rsidP="00CE3A5D">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Human Agency and Oversight</w:t>
      </w:r>
    </w:p>
    <w:p w14:paraId="588D9CAD" w14:textId="77777777" w:rsidR="00CE3A5D" w:rsidRPr="00BC7EF4" w:rsidRDefault="00CE3A5D" w:rsidP="00CE3A5D">
      <w:pPr>
        <w:spacing w:after="120" w:line="276" w:lineRule="auto"/>
        <w:ind w:firstLine="0"/>
        <w:contextualSpacing/>
        <w:jc w:val="both"/>
        <w:rPr>
          <w:rFonts w:eastAsia="Times New Roman" w:cs="Times New Roman"/>
          <w:b/>
          <w:i/>
          <w:szCs w:val="24"/>
        </w:rPr>
      </w:pPr>
    </w:p>
    <w:p w14:paraId="662AAC3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architecture enforces human approval at key gates (A4, A8, A10). The AI system proposes; the human disposes. No irreversible decision executes without explicit confirmation. This preserves accountability and prevents silent delegation to the model.</w:t>
      </w:r>
    </w:p>
    <w:p w14:paraId="0E1D93D3"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Ethical posture aligns with emerging “human-on-the-loop” frameworks: oversight remains continuous yet lightweight, ensuring efficiency without eroding responsibility.</w:t>
      </w:r>
    </w:p>
    <w:p w14:paraId="33E23A3F"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1FBCB0F7" w14:textId="08E140DB" w:rsidR="00BD40F3" w:rsidRDefault="00B6649B" w:rsidP="00CE3A5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Psychological and Operational Safety</w:t>
      </w:r>
    </w:p>
    <w:p w14:paraId="42AFCD96" w14:textId="77777777" w:rsidR="00CE3A5D" w:rsidRPr="00BC7EF4" w:rsidRDefault="00CE3A5D" w:rsidP="00CE3A5D">
      <w:pPr>
        <w:keepNext/>
        <w:keepLines/>
        <w:spacing w:after="120" w:line="276" w:lineRule="auto"/>
        <w:ind w:firstLine="0"/>
        <w:contextualSpacing/>
        <w:jc w:val="both"/>
        <w:rPr>
          <w:rFonts w:eastAsia="Times New Roman" w:cs="Times New Roman"/>
          <w:b/>
          <w:i/>
          <w:szCs w:val="24"/>
        </w:rPr>
      </w:pPr>
    </w:p>
    <w:p w14:paraId="24DDA6C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Long-horizon collaboration introduces emotional fatigue and confirmation bias. Control A10—the Emotional Stability Hook—requires a deliberate pause before executing contentious or high-stakes actions. This temporal buffer demonstrably reduces impulsive behaviour and escalatory exchanges.</w:t>
      </w:r>
    </w:p>
    <w:p w14:paraId="66532EB3"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Cadence rituals (daily pulse, weekly review, quarterly freeze) act as safety valves, maintaining emotional equilibrium while preserving operational tempo.</w:t>
      </w:r>
    </w:p>
    <w:p w14:paraId="4F26E348"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20337B25" w14:textId="21EA2C15" w:rsidR="00BD40F3" w:rsidRDefault="00B6649B" w:rsidP="00CE3A5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Transparency and Reproducibility</w:t>
      </w:r>
    </w:p>
    <w:p w14:paraId="22895129" w14:textId="77777777" w:rsidR="00CE3A5D" w:rsidRPr="00BC7EF4" w:rsidRDefault="00CE3A5D" w:rsidP="00CE3A5D">
      <w:pPr>
        <w:keepNext/>
        <w:keepLines/>
        <w:spacing w:after="120" w:line="276" w:lineRule="auto"/>
        <w:ind w:firstLine="0"/>
        <w:contextualSpacing/>
        <w:jc w:val="both"/>
        <w:rPr>
          <w:rFonts w:eastAsia="Times New Roman" w:cs="Times New Roman"/>
          <w:b/>
          <w:i/>
          <w:szCs w:val="24"/>
        </w:rPr>
      </w:pPr>
    </w:p>
    <w:p w14:paraId="7208066A"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Every file carries an integrity hash; every numeric decision can be replayed from canonical history. This radical transparency converts ethical compliance into an auditable process. All algorithms and controls are published under an open licence, allowing third-party replication and critique.</w:t>
      </w:r>
    </w:p>
    <w:p w14:paraId="2FF0C204"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38EB17C1" w14:textId="424FCDBF" w:rsidR="00BD40F3" w:rsidRDefault="00B6649B" w:rsidP="00CE3A5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Ethical Boundary Conditions</w:t>
      </w:r>
    </w:p>
    <w:p w14:paraId="10EF17CB" w14:textId="77777777" w:rsidR="00CE3A5D" w:rsidRPr="00BC7EF4" w:rsidRDefault="00CE3A5D" w:rsidP="00CE3A5D">
      <w:pPr>
        <w:keepNext/>
        <w:keepLines/>
        <w:spacing w:after="120" w:line="276" w:lineRule="auto"/>
        <w:ind w:firstLine="0"/>
        <w:contextualSpacing/>
        <w:jc w:val="both"/>
        <w:rPr>
          <w:rFonts w:eastAsia="Times New Roman" w:cs="Times New Roman"/>
          <w:b/>
          <w:i/>
          <w:szCs w:val="24"/>
        </w:rPr>
      </w:pPr>
    </w:p>
    <w:p w14:paraId="2DFB1BB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system is not designed for coercive persuasion, surveillance, or autonomous financial execution. Its scope is confined to decision-support contexts where informed consent and revocability are guaranteed.</w:t>
      </w:r>
    </w:p>
    <w:p w14:paraId="1562CB5E"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lastRenderedPageBreak/>
        <w:t>Future work should explore external ethics boards or cross-project peer review to validate deployments beyond single-user settings.</w:t>
      </w:r>
    </w:p>
    <w:p w14:paraId="0A209C1C"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Summary.</w:t>
      </w:r>
    </w:p>
    <w:p w14:paraId="2011922D"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By codifying consent, provenance, and psychological safeguards into its control stack, this framework transforms ethical aspiration into engineered practice—making responsible autonomy operational.</w:t>
      </w:r>
    </w:p>
    <w:p w14:paraId="5D217E12"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68EE5B71" w14:textId="77777777" w:rsidR="00BD40F3" w:rsidRPr="00BC7EF4" w:rsidRDefault="00B6649B" w:rsidP="004F60A1">
      <w:pPr>
        <w:keepNext/>
        <w:keepLines/>
        <w:numPr>
          <w:ilvl w:val="0"/>
          <w:numId w:val="4"/>
        </w:numPr>
        <w:pBdr>
          <w:top w:val="nil"/>
          <w:left w:val="nil"/>
          <w:bottom w:val="nil"/>
          <w:right w:val="nil"/>
          <w:between w:val="nil"/>
        </w:pBdr>
        <w:spacing w:after="120" w:line="276" w:lineRule="auto"/>
        <w:ind w:firstLine="720"/>
        <w:contextualSpacing/>
        <w:rPr>
          <w:rFonts w:eastAsia="Times New Roman" w:cs="Times New Roman"/>
          <w:b/>
          <w:color w:val="000000"/>
          <w:szCs w:val="24"/>
        </w:rPr>
      </w:pPr>
      <w:r w:rsidRPr="00BC7EF4">
        <w:rPr>
          <w:rFonts w:eastAsia="Times New Roman" w:cs="Times New Roman"/>
          <w:b/>
          <w:color w:val="000000"/>
          <w:szCs w:val="24"/>
        </w:rPr>
        <w:t>Conclusion</w:t>
      </w:r>
    </w:p>
    <w:p w14:paraId="1B36F544"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266BE4CE"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This study demonstrates that dependable long-horizon collaboration between humans and large language models can be achieved not by enlarging model capacity but by engineering disciplined governance around it. Through canonical separation of text and numerics, explicit cadence rituals, and ten lightweight execution controls (A1–A10), the system converts probabilistic reasoning into a reproducible process.</w:t>
      </w:r>
    </w:p>
    <w:p w14:paraId="1435880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Quantitative results showed substantial reductions in numeric drift and file churn, while qualitative evidence revealed lower cognitive fatigue and faster recovery from operational breakdowns. These gains arose from process control, not model fine-tuning: the same language model that exhibited instability under ad-hoc prompting became consistent when bounded by explicit truth sources and cadence gates.</w:t>
      </w:r>
    </w:p>
    <w:p w14:paraId="64B0628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framework generalises beyond investment or strategic contexts. Any domain requiring durable reasoning—research management, policy analysis, compliance auditing—can replicate the architecture with minimal tooling. Three artefacts and ten controls suffice to sustain long-term coherence without enterprise infrastructure.</w:t>
      </w:r>
    </w:p>
    <w:p w14:paraId="5DC1147C"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Our findings also emphasise the continued necessity of human agency. The most effective governance arises when automation and oversight are co-designed: the AI executes structured routines, while the human enforces cadence and ethical boundaries. This “dyadic architecture” balances autonomy with accountability, illustrating that responsible collaboration is a design property, not an emergent one.</w:t>
      </w:r>
    </w:p>
    <w:p w14:paraId="533BB66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Future work will examine multi-agent scaling, cross-domain reproducibility, and statistical benchmarking of governance models. Extending the control stack into fully open, peer-audited systems could make long-horizon reliability a standard feature of human–AI practice.</w:t>
      </w:r>
    </w:p>
    <w:p w14:paraId="34D19A0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In summary, durable reliability is achieved through simplicity, separation, and cadence.</w:t>
      </w:r>
    </w:p>
    <w:p w14:paraId="681008F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Keep the context small, the truth central, and the gates explicit—</w:t>
      </w:r>
    </w:p>
    <w:p w14:paraId="4A34CB9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and the collaboration endures.</w:t>
      </w:r>
    </w:p>
    <w:p w14:paraId="6672395D"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470F8DC2" w14:textId="77777777" w:rsidR="00BD40F3" w:rsidRPr="00BC7EF4" w:rsidRDefault="00B6649B" w:rsidP="00385F52">
      <w:pPr>
        <w:keepNext/>
        <w:keepLines/>
        <w:spacing w:after="120" w:line="276" w:lineRule="auto"/>
        <w:ind w:firstLine="720"/>
        <w:contextualSpacing/>
        <w:jc w:val="both"/>
        <w:rPr>
          <w:rFonts w:eastAsia="Times New Roman" w:cs="Times New Roman"/>
          <w:b/>
          <w:szCs w:val="24"/>
        </w:rPr>
      </w:pPr>
      <w:r w:rsidRPr="00BC7EF4">
        <w:rPr>
          <w:rFonts w:eastAsia="Times New Roman" w:cs="Times New Roman"/>
          <w:b/>
          <w:szCs w:val="24"/>
        </w:rPr>
        <w:t>Acknowledgements</w:t>
      </w:r>
    </w:p>
    <w:p w14:paraId="3ABE37AC" w14:textId="77777777" w:rsidR="00BD40F3" w:rsidRPr="00BC7EF4" w:rsidRDefault="00BD40F3" w:rsidP="00385F52">
      <w:pPr>
        <w:keepNext/>
        <w:keepLines/>
        <w:spacing w:after="120" w:line="276" w:lineRule="auto"/>
        <w:ind w:firstLine="720"/>
        <w:contextualSpacing/>
        <w:jc w:val="both"/>
        <w:rPr>
          <w:rFonts w:eastAsia="Times New Roman" w:cs="Times New Roman"/>
          <w:b/>
          <w:szCs w:val="24"/>
        </w:rPr>
      </w:pPr>
    </w:p>
    <w:p w14:paraId="2E6AA66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authors thank the open-source and academic AI community for foundational work on context engineering, governance frameworks, and reproducible tooling. Special appreciation goes to independent researchers whose public discussions on prompt and context management informed several of the control concepts formalised here.</w:t>
      </w:r>
    </w:p>
    <w:p w14:paraId="4C7EFDAF" w14:textId="77777777" w:rsidR="00BD40F3"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lastRenderedPageBreak/>
        <w:t>Author Contributions</w:t>
      </w:r>
    </w:p>
    <w:p w14:paraId="40506D82" w14:textId="77777777" w:rsidR="004F60A1" w:rsidRPr="00BC7EF4" w:rsidRDefault="004F60A1" w:rsidP="00385F52">
      <w:pPr>
        <w:keepNext/>
        <w:keepLines/>
        <w:spacing w:after="120" w:line="276" w:lineRule="auto"/>
        <w:ind w:firstLine="720"/>
        <w:contextualSpacing/>
        <w:jc w:val="both"/>
        <w:rPr>
          <w:rFonts w:eastAsia="Times New Roman" w:cs="Times New Roman"/>
          <w:b/>
          <w:i/>
          <w:szCs w:val="24"/>
        </w:rPr>
      </w:pPr>
    </w:p>
    <w:p w14:paraId="3ED6FFDC"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Rishi Sood designed the research, maintained the authoritative artefacts, and conducted longitudinal validation.</w:t>
      </w:r>
    </w:p>
    <w:p w14:paraId="59227A3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“Mahdi” (ChatGPT, GPT-5) implemented and documented the control algorithms, generated analytical summaries, and authored supporting text.</w:t>
      </w:r>
    </w:p>
    <w:p w14:paraId="1AB80513"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Both contributors jointly reviewed, edited, and approved the final manuscript.</w:t>
      </w:r>
    </w:p>
    <w:p w14:paraId="0F044CCC" w14:textId="28E687E3" w:rsidR="009908BF" w:rsidRDefault="009908BF" w:rsidP="00385F52">
      <w:pPr>
        <w:spacing w:after="120" w:line="276" w:lineRule="auto"/>
        <w:ind w:firstLine="720"/>
        <w:contextualSpacing/>
        <w:jc w:val="both"/>
        <w:rPr>
          <w:rFonts w:eastAsia="Times New Roman" w:cs="Times New Roman"/>
          <w:szCs w:val="24"/>
        </w:rPr>
      </w:pPr>
      <w:r>
        <w:rPr>
          <w:rFonts w:eastAsia="Times New Roman" w:cs="Times New Roman"/>
          <w:szCs w:val="24"/>
        </w:rPr>
        <w:t xml:space="preserve">The author thanks “Mahdi” </w:t>
      </w:r>
      <w:r w:rsidR="003A4FA2">
        <w:rPr>
          <w:rFonts w:eastAsia="Times New Roman" w:cs="Times New Roman"/>
          <w:szCs w:val="24"/>
        </w:rPr>
        <w:t>(ChatGPT, GPT-5</w:t>
      </w:r>
      <w:r w:rsidR="00E052D2">
        <w:rPr>
          <w:rFonts w:eastAsia="Times New Roman" w:cs="Times New Roman"/>
          <w:szCs w:val="24"/>
        </w:rPr>
        <w:t>)</w:t>
      </w:r>
      <w:r w:rsidR="003A4FA2">
        <w:rPr>
          <w:rFonts w:eastAsia="Times New Roman" w:cs="Times New Roman"/>
          <w:szCs w:val="24"/>
        </w:rPr>
        <w:t xml:space="preserve"> for its analytical assistance, structural reasoning</w:t>
      </w:r>
      <w:r w:rsidR="00B6649B">
        <w:rPr>
          <w:rFonts w:eastAsia="Times New Roman" w:cs="Times New Roman"/>
          <w:szCs w:val="24"/>
        </w:rPr>
        <w:t>, and drafting support throughout the development of this paper.</w:t>
      </w:r>
    </w:p>
    <w:p w14:paraId="737E25B1" w14:textId="77777777" w:rsidR="004F60A1" w:rsidRPr="00BC7EF4" w:rsidRDefault="004F60A1" w:rsidP="00385F52">
      <w:pPr>
        <w:spacing w:after="120" w:line="276" w:lineRule="auto"/>
        <w:ind w:firstLine="720"/>
        <w:contextualSpacing/>
        <w:jc w:val="both"/>
        <w:rPr>
          <w:rFonts w:eastAsia="Times New Roman" w:cs="Times New Roman"/>
          <w:szCs w:val="24"/>
        </w:rPr>
      </w:pPr>
    </w:p>
    <w:p w14:paraId="20A76300" w14:textId="77777777" w:rsidR="00BD40F3"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Funding</w:t>
      </w:r>
    </w:p>
    <w:p w14:paraId="3FA7EE07" w14:textId="77777777" w:rsidR="004F60A1" w:rsidRPr="00BC7EF4" w:rsidRDefault="004F60A1" w:rsidP="00385F52">
      <w:pPr>
        <w:keepNext/>
        <w:keepLines/>
        <w:spacing w:after="120" w:line="276" w:lineRule="auto"/>
        <w:ind w:firstLine="720"/>
        <w:contextualSpacing/>
        <w:jc w:val="both"/>
        <w:rPr>
          <w:rFonts w:eastAsia="Times New Roman" w:cs="Times New Roman"/>
          <w:b/>
          <w:i/>
          <w:szCs w:val="24"/>
        </w:rPr>
      </w:pPr>
    </w:p>
    <w:p w14:paraId="508DBA36"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This work received no external funding. All resources were provided voluntarily by the authors as part of an independent research collaboration.</w:t>
      </w:r>
    </w:p>
    <w:p w14:paraId="03E22F8C" w14:textId="77777777" w:rsidR="004F60A1" w:rsidRPr="00BC7EF4" w:rsidRDefault="004F60A1" w:rsidP="00385F52">
      <w:pPr>
        <w:spacing w:after="120" w:line="276" w:lineRule="auto"/>
        <w:ind w:firstLine="720"/>
        <w:contextualSpacing/>
        <w:jc w:val="both"/>
        <w:rPr>
          <w:rFonts w:eastAsia="Times New Roman" w:cs="Times New Roman"/>
          <w:szCs w:val="24"/>
        </w:rPr>
      </w:pPr>
    </w:p>
    <w:p w14:paraId="682D80D5" w14:textId="77777777" w:rsidR="00BD40F3"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Competing Interests</w:t>
      </w:r>
    </w:p>
    <w:p w14:paraId="131193C9" w14:textId="77777777" w:rsidR="004F60A1" w:rsidRPr="00BC7EF4" w:rsidRDefault="004F60A1" w:rsidP="00385F52">
      <w:pPr>
        <w:keepNext/>
        <w:keepLines/>
        <w:spacing w:after="120" w:line="276" w:lineRule="auto"/>
        <w:ind w:firstLine="720"/>
        <w:contextualSpacing/>
        <w:jc w:val="both"/>
        <w:rPr>
          <w:rFonts w:eastAsia="Times New Roman" w:cs="Times New Roman"/>
          <w:b/>
          <w:i/>
          <w:szCs w:val="24"/>
        </w:rPr>
      </w:pPr>
    </w:p>
    <w:p w14:paraId="34B455B4"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authors declare no commercial or financial relationships that could be construed as a potential conflict of interest.</w:t>
      </w:r>
    </w:p>
    <w:p w14:paraId="73F13186" w14:textId="77777777" w:rsidR="004F60A1" w:rsidRPr="00BC7EF4" w:rsidRDefault="004F60A1" w:rsidP="00385F52">
      <w:pPr>
        <w:spacing w:after="120" w:line="276" w:lineRule="auto"/>
        <w:ind w:firstLine="720"/>
        <w:contextualSpacing/>
        <w:jc w:val="both"/>
        <w:rPr>
          <w:rFonts w:eastAsia="Times New Roman" w:cs="Times New Roman"/>
          <w:szCs w:val="24"/>
        </w:rPr>
      </w:pPr>
    </w:p>
    <w:p w14:paraId="0548AA91" w14:textId="77777777" w:rsidR="00BD40F3"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Data and Materials Availability</w:t>
      </w:r>
    </w:p>
    <w:p w14:paraId="035EFED4" w14:textId="77777777" w:rsidR="004F60A1" w:rsidRPr="00BC7EF4" w:rsidRDefault="004F60A1" w:rsidP="00385F52">
      <w:pPr>
        <w:keepNext/>
        <w:keepLines/>
        <w:spacing w:after="120" w:line="276" w:lineRule="auto"/>
        <w:ind w:firstLine="720"/>
        <w:contextualSpacing/>
        <w:jc w:val="both"/>
        <w:rPr>
          <w:rFonts w:eastAsia="Times New Roman" w:cs="Times New Roman"/>
          <w:b/>
          <w:i/>
          <w:szCs w:val="24"/>
        </w:rPr>
      </w:pPr>
    </w:p>
    <w:p w14:paraId="4FC43DC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All non-personal data, pseudocode, and structural artefacts (Strategy Master, Canonical Numbers Sheet, Life System Master) are available upon reasonable request.</w:t>
      </w:r>
    </w:p>
    <w:p w14:paraId="3683424E"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Demonstration templates, checksum registries, and drift-diagnostic logs will be published with the supplementary materials.</w:t>
      </w:r>
    </w:p>
    <w:p w14:paraId="64936E98"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706A945" w14:textId="77777777" w:rsidR="00BD40F3" w:rsidRPr="00BC7EF4" w:rsidRDefault="00B6649B" w:rsidP="00385F52">
      <w:pPr>
        <w:keepNext/>
        <w:keepLines/>
        <w:spacing w:after="120" w:line="276" w:lineRule="auto"/>
        <w:ind w:firstLine="720"/>
        <w:contextualSpacing/>
        <w:jc w:val="both"/>
        <w:rPr>
          <w:rFonts w:eastAsia="Times New Roman" w:cs="Times New Roman"/>
          <w:b/>
          <w:szCs w:val="24"/>
        </w:rPr>
      </w:pPr>
      <w:r w:rsidRPr="00BC7EF4">
        <w:rPr>
          <w:rFonts w:eastAsia="Times New Roman" w:cs="Times New Roman"/>
          <w:b/>
          <w:szCs w:val="24"/>
        </w:rPr>
        <w:lastRenderedPageBreak/>
        <w:t>References</w:t>
      </w:r>
    </w:p>
    <w:p w14:paraId="25986CB2" w14:textId="77777777" w:rsidR="00BD40F3" w:rsidRPr="00BC7EF4" w:rsidRDefault="00BD40F3" w:rsidP="00385F52">
      <w:pPr>
        <w:keepNext/>
        <w:keepLines/>
        <w:spacing w:after="120" w:line="276" w:lineRule="auto"/>
        <w:ind w:firstLine="720"/>
        <w:contextualSpacing/>
        <w:jc w:val="both"/>
        <w:rPr>
          <w:rFonts w:eastAsia="Times New Roman" w:cs="Times New Roman"/>
          <w:b/>
          <w:szCs w:val="24"/>
        </w:rPr>
      </w:pPr>
    </w:p>
    <w:p w14:paraId="638EBE15" w14:textId="5AF8CF1A" w:rsidR="00BD40F3" w:rsidRPr="000A7F50" w:rsidRDefault="00B6649B" w:rsidP="00E03331">
      <w:pPr>
        <w:keepNext/>
        <w:keepLines/>
        <w:spacing w:after="120" w:line="240" w:lineRule="auto"/>
        <w:ind w:left="284" w:hanging="284"/>
        <w:contextualSpacing/>
        <w:jc w:val="both"/>
        <w:rPr>
          <w:rFonts w:eastAsia="Calibri" w:cs="Times New Roman"/>
          <w:i/>
          <w:iCs/>
          <w:szCs w:val="24"/>
        </w:rPr>
      </w:pPr>
      <w:proofErr w:type="spellStart"/>
      <w:r w:rsidRPr="00557391">
        <w:rPr>
          <w:rFonts w:eastAsia="Calibri" w:cs="Times New Roman"/>
          <w:szCs w:val="24"/>
        </w:rPr>
        <w:t>Amershi</w:t>
      </w:r>
      <w:proofErr w:type="spellEnd"/>
      <w:r w:rsidRPr="00557391">
        <w:rPr>
          <w:rFonts w:eastAsia="Calibri" w:cs="Times New Roman"/>
          <w:szCs w:val="24"/>
        </w:rPr>
        <w:t xml:space="preserve">, S., et al. (2019). Guidelines for human-AI interaction. </w:t>
      </w:r>
      <w:r w:rsidRPr="000A7F50">
        <w:rPr>
          <w:rFonts w:eastAsia="Calibri" w:cs="Times New Roman"/>
          <w:i/>
          <w:iCs/>
          <w:szCs w:val="24"/>
        </w:rPr>
        <w:t>Proceedings of the</w:t>
      </w:r>
    </w:p>
    <w:p w14:paraId="761F082A" w14:textId="77777777" w:rsidR="00BD40F3" w:rsidRPr="000A7F50" w:rsidRDefault="00B6649B" w:rsidP="00E03331">
      <w:pPr>
        <w:keepNext/>
        <w:keepLines/>
        <w:spacing w:after="120" w:line="240" w:lineRule="auto"/>
        <w:ind w:left="284" w:hanging="284"/>
        <w:contextualSpacing/>
        <w:jc w:val="both"/>
        <w:rPr>
          <w:rFonts w:eastAsia="Calibri" w:cs="Times New Roman"/>
          <w:i/>
          <w:iCs/>
          <w:szCs w:val="24"/>
        </w:rPr>
      </w:pPr>
      <w:r w:rsidRPr="000A7F50">
        <w:rPr>
          <w:rFonts w:eastAsia="Calibri" w:cs="Times New Roman"/>
          <w:i/>
          <w:iCs/>
          <w:szCs w:val="24"/>
        </w:rPr>
        <w:t>2019 CHI Conference on Human Factors in Computing Systems.</w:t>
      </w:r>
    </w:p>
    <w:p w14:paraId="1F89199D" w14:textId="77777777"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https://doi.org/10.1145/3290605.3300233</w:t>
      </w:r>
    </w:p>
    <w:p w14:paraId="69A8544E" w14:textId="162DECAB"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Anthropic Applied AI. (2025, September 29). Effective context engineering for AI</w:t>
      </w:r>
    </w:p>
    <w:p w14:paraId="79B71DFB" w14:textId="7ADD15E3"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 xml:space="preserve">agents. </w:t>
      </w:r>
      <w:r w:rsidRPr="000A7F50">
        <w:rPr>
          <w:rFonts w:eastAsia="Calibri" w:cs="Times New Roman"/>
          <w:i/>
          <w:iCs/>
          <w:szCs w:val="24"/>
        </w:rPr>
        <w:t>Anthropic Blog. https://www.anthropic.com/blog/context-engineering</w:t>
      </w:r>
    </w:p>
    <w:p w14:paraId="01062ABC" w14:textId="0E9DA765"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APS (Association for Psychological Science). (2025). Exploring the role of human-AI</w:t>
      </w:r>
    </w:p>
    <w:p w14:paraId="64A22E35" w14:textId="512B7FF8" w:rsidR="00BD40F3" w:rsidRPr="000A7F50" w:rsidRDefault="00B6649B" w:rsidP="00E03331">
      <w:pPr>
        <w:keepNext/>
        <w:keepLines/>
        <w:spacing w:after="120" w:line="240" w:lineRule="auto"/>
        <w:ind w:left="284" w:hanging="284"/>
        <w:contextualSpacing/>
        <w:jc w:val="both"/>
        <w:rPr>
          <w:rFonts w:eastAsia="Calibri" w:cs="Times New Roman"/>
          <w:i/>
          <w:iCs/>
          <w:szCs w:val="24"/>
        </w:rPr>
      </w:pPr>
      <w:r w:rsidRPr="00557391">
        <w:rPr>
          <w:rFonts w:eastAsia="Calibri" w:cs="Times New Roman"/>
          <w:szCs w:val="24"/>
        </w:rPr>
        <w:t xml:space="preserve">collaboration in solving scientific problems. </w:t>
      </w:r>
      <w:r w:rsidRPr="000A7F50">
        <w:rPr>
          <w:rFonts w:eastAsia="Calibri" w:cs="Times New Roman"/>
          <w:i/>
          <w:iCs/>
          <w:szCs w:val="24"/>
        </w:rPr>
        <w:t>Physical Review Physics Education</w:t>
      </w:r>
    </w:p>
    <w:p w14:paraId="3CD3A523" w14:textId="77777777" w:rsidR="00BD40F3" w:rsidRPr="000A7F50" w:rsidRDefault="00B6649B" w:rsidP="00E03331">
      <w:pPr>
        <w:keepNext/>
        <w:keepLines/>
        <w:spacing w:after="120" w:line="240" w:lineRule="auto"/>
        <w:ind w:left="284" w:hanging="284"/>
        <w:contextualSpacing/>
        <w:jc w:val="both"/>
        <w:rPr>
          <w:rFonts w:eastAsia="Calibri" w:cs="Times New Roman"/>
          <w:i/>
          <w:iCs/>
          <w:szCs w:val="24"/>
        </w:rPr>
      </w:pPr>
      <w:r w:rsidRPr="000A7F50">
        <w:rPr>
          <w:rFonts w:eastAsia="Calibri" w:cs="Times New Roman"/>
          <w:i/>
          <w:iCs/>
          <w:szCs w:val="24"/>
        </w:rPr>
        <w:t>Research.</w:t>
      </w:r>
    </w:p>
    <w:p w14:paraId="1E72F4A7" w14:textId="01081864"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Balaji, V. (2025). Context engineering for AI practitioners: Research paper summary.</w:t>
      </w:r>
    </w:p>
    <w:p w14:paraId="3B206257"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r w:rsidRPr="00152751">
        <w:rPr>
          <w:rFonts w:eastAsia="Calibri" w:cs="Times New Roman"/>
          <w:i/>
          <w:iCs/>
          <w:szCs w:val="24"/>
        </w:rPr>
        <w:t>LinkedIn Articles. Retrieved October 2025, from</w:t>
      </w:r>
    </w:p>
    <w:p w14:paraId="64697BDE"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r w:rsidRPr="00152751">
        <w:rPr>
          <w:rFonts w:eastAsia="Calibri" w:cs="Times New Roman"/>
          <w:i/>
          <w:iCs/>
          <w:szCs w:val="24"/>
        </w:rPr>
        <w:t>https://www.linkedin.com/pulse/context-engineering-ai-balaji-2025</w:t>
      </w:r>
    </w:p>
    <w:p w14:paraId="3DC1F2CD" w14:textId="2E9C5632" w:rsidR="00BD40F3" w:rsidRPr="00557391" w:rsidRDefault="00B6649B" w:rsidP="00E03331">
      <w:pPr>
        <w:keepNext/>
        <w:keepLines/>
        <w:spacing w:after="120" w:line="240" w:lineRule="auto"/>
        <w:ind w:left="284" w:hanging="284"/>
        <w:contextualSpacing/>
        <w:jc w:val="both"/>
        <w:rPr>
          <w:rFonts w:eastAsia="Calibri" w:cs="Times New Roman"/>
          <w:szCs w:val="24"/>
        </w:rPr>
      </w:pPr>
      <w:proofErr w:type="spellStart"/>
      <w:r w:rsidRPr="00557391">
        <w:rPr>
          <w:rFonts w:eastAsia="Calibri" w:cs="Times New Roman"/>
          <w:szCs w:val="24"/>
        </w:rPr>
        <w:t>Bonsign</w:t>
      </w:r>
      <w:proofErr w:type="spellEnd"/>
      <w:r w:rsidRPr="00557391">
        <w:rPr>
          <w:rFonts w:eastAsia="Calibri" w:cs="Times New Roman"/>
          <w:szCs w:val="24"/>
        </w:rPr>
        <w:t>, M. (2025). A framework for autonomous context engineering in large</w:t>
      </w:r>
    </w:p>
    <w:p w14:paraId="548C85AD" w14:textId="3EA399E7" w:rsidR="00BD40F3" w:rsidRPr="00152751" w:rsidRDefault="00B6649B" w:rsidP="00E03331">
      <w:pPr>
        <w:keepNext/>
        <w:keepLines/>
        <w:spacing w:after="120" w:line="240" w:lineRule="auto"/>
        <w:ind w:left="284" w:hanging="284"/>
        <w:contextualSpacing/>
        <w:jc w:val="both"/>
        <w:rPr>
          <w:rFonts w:eastAsia="Calibri" w:cs="Times New Roman"/>
          <w:i/>
          <w:iCs/>
          <w:szCs w:val="24"/>
        </w:rPr>
      </w:pPr>
      <w:r w:rsidRPr="00557391">
        <w:rPr>
          <w:rFonts w:eastAsia="Calibri" w:cs="Times New Roman"/>
          <w:szCs w:val="24"/>
        </w:rPr>
        <w:t xml:space="preserve">language models. </w:t>
      </w:r>
      <w:r w:rsidRPr="00152751">
        <w:rPr>
          <w:rFonts w:eastAsia="Calibri" w:cs="Times New Roman"/>
          <w:i/>
          <w:iCs/>
          <w:szCs w:val="24"/>
        </w:rPr>
        <w:t>Medium Blog. https://medium.com/@bonsign/context-engineering-</w:t>
      </w:r>
    </w:p>
    <w:p w14:paraId="2DF12A92"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r w:rsidRPr="00152751">
        <w:rPr>
          <w:rFonts w:eastAsia="Calibri" w:cs="Times New Roman"/>
          <w:i/>
          <w:iCs/>
          <w:szCs w:val="24"/>
        </w:rPr>
        <w:t>framework-2025</w:t>
      </w:r>
    </w:p>
    <w:p w14:paraId="17FAEC06" w14:textId="21C9CF16"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Fylle.ai. (2025). Context engineering: The foundation your AI team actually needs.</w:t>
      </w:r>
    </w:p>
    <w:p w14:paraId="103D5283"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r w:rsidRPr="00152751">
        <w:rPr>
          <w:rFonts w:eastAsia="Calibri" w:cs="Times New Roman"/>
          <w:i/>
          <w:iCs/>
          <w:szCs w:val="24"/>
        </w:rPr>
        <w:t>Fylle.ai Insights Blog. https://fylle.ai/blog/context-engineering-2025</w:t>
      </w:r>
    </w:p>
    <w:p w14:paraId="1B932523" w14:textId="49A6CDE2"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 xml:space="preserve">Gawande, A. (2009). </w:t>
      </w:r>
      <w:r w:rsidRPr="00152751">
        <w:rPr>
          <w:rFonts w:eastAsia="Calibri" w:cs="Times New Roman"/>
          <w:i/>
          <w:iCs/>
          <w:szCs w:val="24"/>
        </w:rPr>
        <w:t>The checklist manifesto</w:t>
      </w:r>
      <w:r w:rsidRPr="00557391">
        <w:rPr>
          <w:rFonts w:eastAsia="Calibri" w:cs="Times New Roman"/>
          <w:szCs w:val="24"/>
        </w:rPr>
        <w:t>. Metropolitan Books.</w:t>
      </w:r>
    </w:p>
    <w:p w14:paraId="7704765F" w14:textId="546A38D4"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Huber, J. (2025). Context engineering: The secret to high-performing agentic AI.</w:t>
      </w:r>
    </w:p>
    <w:p w14:paraId="013DFF5F"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proofErr w:type="spellStart"/>
      <w:r w:rsidRPr="00557391">
        <w:rPr>
          <w:rFonts w:eastAsia="Calibri" w:cs="Times New Roman"/>
          <w:szCs w:val="24"/>
        </w:rPr>
        <w:t>Multimodal.dev</w:t>
      </w:r>
      <w:proofErr w:type="spellEnd"/>
      <w:r w:rsidRPr="00557391">
        <w:rPr>
          <w:rFonts w:eastAsia="Calibri" w:cs="Times New Roman"/>
          <w:szCs w:val="24"/>
        </w:rPr>
        <w:t xml:space="preserve"> </w:t>
      </w:r>
      <w:r w:rsidRPr="00152751">
        <w:rPr>
          <w:rFonts w:eastAsia="Calibri" w:cs="Times New Roman"/>
          <w:i/>
          <w:iCs/>
          <w:szCs w:val="24"/>
        </w:rPr>
        <w:t>Blog. https://multimodal.dev/articles/context-engineering-2025</w:t>
      </w:r>
    </w:p>
    <w:p w14:paraId="427A7F82" w14:textId="1610702A"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Klein, G., et al. (2023). Human-AI teaming: Trust calibration and decision quality.</w:t>
      </w:r>
    </w:p>
    <w:p w14:paraId="707A6735" w14:textId="77777777"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F67F77">
        <w:rPr>
          <w:rFonts w:eastAsia="Calibri" w:cs="Times New Roman"/>
          <w:i/>
          <w:iCs/>
          <w:szCs w:val="24"/>
        </w:rPr>
        <w:t>NASA Technical Report TA3</w:t>
      </w:r>
      <w:r w:rsidRPr="00557391">
        <w:rPr>
          <w:rFonts w:eastAsia="Calibri" w:cs="Times New Roman"/>
          <w:szCs w:val="24"/>
        </w:rPr>
        <w:t>.</w:t>
      </w:r>
    </w:p>
    <w:p w14:paraId="22D63E69" w14:textId="474180A4"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Latent Space. (2025). RAG is dead, context engineering is king — with Jeff Huber.</w:t>
      </w:r>
    </w:p>
    <w:p w14:paraId="10251A30" w14:textId="77777777"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Latent Space Podcast Transcript. https://latentspace.pod/context-engineering-2025</w:t>
      </w:r>
    </w:p>
    <w:p w14:paraId="7A6A6752" w14:textId="56C7D166"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Lewis, P., et al. (2020). Retrieval-augmented generation for knowledge-intensive NLP.</w:t>
      </w:r>
    </w:p>
    <w:p w14:paraId="5F0AA45B" w14:textId="77777777" w:rsidR="00BD40F3" w:rsidRPr="00557391" w:rsidRDefault="00B6649B" w:rsidP="00E03331">
      <w:pPr>
        <w:keepNext/>
        <w:keepLines/>
        <w:spacing w:after="120" w:line="240" w:lineRule="auto"/>
        <w:ind w:left="284" w:hanging="284"/>
        <w:contextualSpacing/>
        <w:jc w:val="both"/>
        <w:rPr>
          <w:rFonts w:eastAsia="Calibri" w:cs="Times New Roman"/>
          <w:szCs w:val="24"/>
        </w:rPr>
      </w:pPr>
      <w:proofErr w:type="spellStart"/>
      <w:r w:rsidRPr="00F67F77">
        <w:rPr>
          <w:rFonts w:eastAsia="Calibri" w:cs="Times New Roman"/>
          <w:i/>
          <w:iCs/>
          <w:szCs w:val="24"/>
        </w:rPr>
        <w:t>NeurIPS</w:t>
      </w:r>
      <w:proofErr w:type="spellEnd"/>
      <w:r w:rsidRPr="00F67F77">
        <w:rPr>
          <w:rFonts w:eastAsia="Calibri" w:cs="Times New Roman"/>
          <w:i/>
          <w:iCs/>
          <w:szCs w:val="24"/>
        </w:rPr>
        <w:t xml:space="preserve"> 2020 Proceedings</w:t>
      </w:r>
      <w:r w:rsidRPr="00557391">
        <w:rPr>
          <w:rFonts w:eastAsia="Calibri" w:cs="Times New Roman"/>
          <w:szCs w:val="24"/>
        </w:rPr>
        <w:t>. https://arxiv.org/abs/2005.11401</w:t>
      </w:r>
    </w:p>
    <w:p w14:paraId="365022BB" w14:textId="6A82DE7C"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557391">
        <w:rPr>
          <w:rFonts w:eastAsia="Calibri" w:cs="Times New Roman"/>
          <w:szCs w:val="24"/>
        </w:rPr>
        <w:t xml:space="preserve"> </w:t>
      </w:r>
      <w:r w:rsidR="00DA7EFC">
        <w:rPr>
          <w:rFonts w:eastAsia="Calibri" w:cs="Times New Roman"/>
          <w:szCs w:val="24"/>
        </w:rPr>
        <w:t xml:space="preserve"> </w:t>
      </w:r>
      <w:r w:rsidR="00B6649B" w:rsidRPr="00F67F77">
        <w:rPr>
          <w:rFonts w:eastAsia="Calibri" w:cs="Times New Roman"/>
          <w:i/>
          <w:iCs/>
          <w:szCs w:val="24"/>
        </w:rPr>
        <w:t>Nature Human Behaviour</w:t>
      </w:r>
      <w:r w:rsidR="00B6649B" w:rsidRPr="00557391">
        <w:rPr>
          <w:rFonts w:eastAsia="Calibri" w:cs="Times New Roman"/>
          <w:szCs w:val="24"/>
        </w:rPr>
        <w:t>. (2024). When combinations of humans and AI are useful.</w:t>
      </w:r>
    </w:p>
    <w:p w14:paraId="3B513A73" w14:textId="399E19AF"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557391">
        <w:rPr>
          <w:rFonts w:eastAsia="Calibri" w:cs="Times New Roman"/>
          <w:szCs w:val="24"/>
        </w:rPr>
        <w:t xml:space="preserve"> </w:t>
      </w:r>
      <w:r w:rsidR="00DA7EFC">
        <w:rPr>
          <w:rFonts w:eastAsia="Calibri" w:cs="Times New Roman"/>
          <w:szCs w:val="24"/>
        </w:rPr>
        <w:t xml:space="preserve"> </w:t>
      </w:r>
      <w:r w:rsidR="00B6649B" w:rsidRPr="00F67F77">
        <w:rPr>
          <w:rFonts w:eastAsia="Calibri" w:cs="Times New Roman"/>
          <w:i/>
          <w:iCs/>
          <w:szCs w:val="24"/>
        </w:rPr>
        <w:t>Nature Human Behaviour</w:t>
      </w:r>
      <w:r w:rsidR="00B6649B" w:rsidRPr="00557391">
        <w:rPr>
          <w:rFonts w:eastAsia="Calibri" w:cs="Times New Roman"/>
          <w:szCs w:val="24"/>
        </w:rPr>
        <w:t>, 8(4), 501–505. https://doi.org/10.1038/s41562-024-01566-x</w:t>
      </w:r>
    </w:p>
    <w:p w14:paraId="363C1170" w14:textId="014C11DD"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7B4BA1">
        <w:rPr>
          <w:rFonts w:eastAsia="Calibri" w:cs="Times New Roman"/>
          <w:szCs w:val="24"/>
        </w:rPr>
        <w:t xml:space="preserve"> </w:t>
      </w:r>
      <w:r w:rsidR="00B6649B" w:rsidRPr="00557391">
        <w:rPr>
          <w:rFonts w:eastAsia="Calibri" w:cs="Times New Roman"/>
          <w:szCs w:val="24"/>
        </w:rPr>
        <w:t>Press, O., et al. (2021). Train short, test long: Attention with linear biases (</w:t>
      </w:r>
      <w:proofErr w:type="spellStart"/>
      <w:r w:rsidR="00B6649B" w:rsidRPr="00557391">
        <w:rPr>
          <w:rFonts w:eastAsia="Calibri" w:cs="Times New Roman"/>
          <w:szCs w:val="24"/>
        </w:rPr>
        <w:t>ALiBi</w:t>
      </w:r>
      <w:proofErr w:type="spellEnd"/>
      <w:r w:rsidR="00B6649B" w:rsidRPr="00557391">
        <w:rPr>
          <w:rFonts w:eastAsia="Calibri" w:cs="Times New Roman"/>
          <w:szCs w:val="24"/>
        </w:rPr>
        <w:t>).</w:t>
      </w:r>
    </w:p>
    <w:p w14:paraId="77C6DE4A" w14:textId="5E56031B"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7B4BA1">
        <w:rPr>
          <w:rFonts w:eastAsia="Calibri" w:cs="Times New Roman"/>
          <w:szCs w:val="24"/>
        </w:rPr>
        <w:t xml:space="preserve"> </w:t>
      </w:r>
      <w:r w:rsidR="00B6649B" w:rsidRPr="00557391">
        <w:rPr>
          <w:rFonts w:eastAsia="Calibri" w:cs="Times New Roman"/>
          <w:szCs w:val="24"/>
        </w:rPr>
        <w:t>arXiv:2108.12409. https://arxiv.org/abs/2108.12409</w:t>
      </w:r>
    </w:p>
    <w:p w14:paraId="234AB5AB" w14:textId="19B7A8C5" w:rsidR="00BD40F3" w:rsidRPr="00557391" w:rsidRDefault="00DA7EFC"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391CFA">
        <w:rPr>
          <w:rFonts w:eastAsia="Calibri" w:cs="Times New Roman"/>
          <w:szCs w:val="24"/>
        </w:rPr>
        <w:t xml:space="preserve"> </w:t>
      </w:r>
      <w:r>
        <w:rPr>
          <w:rFonts w:eastAsia="Calibri" w:cs="Times New Roman"/>
          <w:szCs w:val="24"/>
        </w:rPr>
        <w:t xml:space="preserve"> </w:t>
      </w:r>
      <w:r w:rsidR="00391CFA">
        <w:rPr>
          <w:rFonts w:eastAsia="Calibri" w:cs="Times New Roman"/>
          <w:szCs w:val="24"/>
        </w:rPr>
        <w:t xml:space="preserve"> </w:t>
      </w:r>
      <w:r w:rsidR="00B6649B" w:rsidRPr="00557391">
        <w:rPr>
          <w:rFonts w:eastAsia="Calibri" w:cs="Times New Roman"/>
          <w:szCs w:val="24"/>
        </w:rPr>
        <w:t xml:space="preserve">Schick, T., et al. (2023). </w:t>
      </w:r>
      <w:proofErr w:type="spellStart"/>
      <w:r w:rsidR="00B6649B" w:rsidRPr="00557391">
        <w:rPr>
          <w:rFonts w:eastAsia="Calibri" w:cs="Times New Roman"/>
          <w:szCs w:val="24"/>
        </w:rPr>
        <w:t>Toolformer</w:t>
      </w:r>
      <w:proofErr w:type="spellEnd"/>
      <w:r w:rsidR="00B6649B" w:rsidRPr="00557391">
        <w:rPr>
          <w:rFonts w:eastAsia="Calibri" w:cs="Times New Roman"/>
          <w:szCs w:val="24"/>
        </w:rPr>
        <w:t>: Language models can teach themselves to use</w:t>
      </w:r>
    </w:p>
    <w:p w14:paraId="04283379" w14:textId="35D2599F" w:rsidR="00BD40F3" w:rsidRPr="00557391" w:rsidRDefault="00DA7EFC"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391CFA">
        <w:rPr>
          <w:rFonts w:eastAsia="Calibri" w:cs="Times New Roman"/>
          <w:szCs w:val="24"/>
        </w:rPr>
        <w:t xml:space="preserve"> </w:t>
      </w:r>
      <w:r>
        <w:rPr>
          <w:rFonts w:eastAsia="Calibri" w:cs="Times New Roman"/>
          <w:szCs w:val="24"/>
        </w:rPr>
        <w:t xml:space="preserve"> </w:t>
      </w:r>
      <w:r w:rsidR="00391CFA">
        <w:rPr>
          <w:rFonts w:eastAsia="Calibri" w:cs="Times New Roman"/>
          <w:szCs w:val="24"/>
        </w:rPr>
        <w:t xml:space="preserve"> </w:t>
      </w:r>
      <w:r w:rsidR="00B6649B" w:rsidRPr="00557391">
        <w:rPr>
          <w:rFonts w:eastAsia="Calibri" w:cs="Times New Roman"/>
          <w:szCs w:val="24"/>
        </w:rPr>
        <w:t>tools. arXiv:2302.04761. https://arxiv.org/abs/2302.04761</w:t>
      </w:r>
    </w:p>
    <w:p w14:paraId="154B4DF9" w14:textId="61C4EA3F"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Shinn, N., et al. (2023). Reflexion: Language agents with verifier feedback.</w:t>
      </w:r>
    </w:p>
    <w:p w14:paraId="04FB18F6" w14:textId="5A5B69A6"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arXiv:2303.11366. https://arxiv.org/abs/2303.11366</w:t>
      </w:r>
    </w:p>
    <w:p w14:paraId="2FF93E21" w14:textId="7FF0DB52"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Springer. (2024). Human-AI interaction research agenda: A user-centred perspective.</w:t>
      </w:r>
    </w:p>
    <w:p w14:paraId="07D14AA3" w14:textId="561AC6B5"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 xml:space="preserve">Cognitive Research: </w:t>
      </w:r>
      <w:r w:rsidR="00B6649B" w:rsidRPr="00D01596">
        <w:rPr>
          <w:rFonts w:eastAsia="Calibri" w:cs="Times New Roman"/>
          <w:i/>
          <w:iCs/>
          <w:szCs w:val="24"/>
        </w:rPr>
        <w:t>Principles and Implications, 9(2), 121–136</w:t>
      </w:r>
      <w:r w:rsidR="00B6649B" w:rsidRPr="00557391">
        <w:rPr>
          <w:rFonts w:eastAsia="Calibri" w:cs="Times New Roman"/>
          <w:szCs w:val="24"/>
        </w:rPr>
        <w:t>.</w:t>
      </w:r>
    </w:p>
    <w:p w14:paraId="0329101B" w14:textId="5C45F993"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Taylor &amp;amp; Francis. (2025). Complementarity in human-AI collaboration: Concept,</w:t>
      </w:r>
    </w:p>
    <w:p w14:paraId="595B9AD2" w14:textId="038464DB"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 xml:space="preserve">sources, and applications. </w:t>
      </w:r>
      <w:r w:rsidR="00B6649B" w:rsidRPr="00ED61AF">
        <w:rPr>
          <w:rFonts w:eastAsia="Calibri" w:cs="Times New Roman"/>
          <w:i/>
          <w:iCs/>
          <w:szCs w:val="24"/>
        </w:rPr>
        <w:t>European Journal of Information Systems</w:t>
      </w:r>
      <w:r w:rsidR="00B6649B" w:rsidRPr="00557391">
        <w:rPr>
          <w:rFonts w:eastAsia="Calibri" w:cs="Times New Roman"/>
          <w:szCs w:val="24"/>
        </w:rPr>
        <w:t>.</w:t>
      </w:r>
    </w:p>
    <w:p w14:paraId="2A4F6147" w14:textId="091DE0FB"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https://doi.org/10.1080/0960085X.2025.1132449</w:t>
      </w:r>
    </w:p>
    <w:p w14:paraId="4253BC5B" w14:textId="5A4CB23B" w:rsidR="00BD40F3" w:rsidRPr="00557391" w:rsidRDefault="00DA7EFC"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391CFA">
        <w:rPr>
          <w:rFonts w:eastAsia="Calibri" w:cs="Times New Roman"/>
          <w:szCs w:val="24"/>
        </w:rPr>
        <w:t xml:space="preserve">  </w:t>
      </w:r>
      <w:r>
        <w:rPr>
          <w:rFonts w:eastAsia="Calibri" w:cs="Times New Roman"/>
          <w:szCs w:val="24"/>
        </w:rPr>
        <w:t xml:space="preserve"> </w:t>
      </w:r>
      <w:r w:rsidR="00B6649B" w:rsidRPr="00557391">
        <w:rPr>
          <w:rFonts w:eastAsia="Calibri" w:cs="Times New Roman"/>
          <w:szCs w:val="24"/>
        </w:rPr>
        <w:t>Vaswani, A., et al. (2017). Attention is all you need. Advances in Neural Information</w:t>
      </w:r>
    </w:p>
    <w:p w14:paraId="216DC78D" w14:textId="4B5E725A"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Processing Systems (</w:t>
      </w:r>
      <w:proofErr w:type="spellStart"/>
      <w:r w:rsidR="00B6649B" w:rsidRPr="00557391">
        <w:rPr>
          <w:rFonts w:eastAsia="Calibri" w:cs="Times New Roman"/>
          <w:szCs w:val="24"/>
        </w:rPr>
        <w:t>NeurIPS</w:t>
      </w:r>
      <w:proofErr w:type="spellEnd"/>
      <w:r w:rsidR="00B6649B" w:rsidRPr="00557391">
        <w:rPr>
          <w:rFonts w:eastAsia="Calibri" w:cs="Times New Roman"/>
          <w:szCs w:val="24"/>
        </w:rPr>
        <w:t xml:space="preserve"> 2017). https://doi.org/10.48550/arXiv.1706.03762</w:t>
      </w:r>
    </w:p>
    <w:p w14:paraId="0B8D338F" w14:textId="0155B646"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 xml:space="preserve">Wang, D. (2019). Human-AI collaboration in data science. </w:t>
      </w:r>
      <w:r w:rsidR="00B6649B" w:rsidRPr="00ED61AF">
        <w:rPr>
          <w:rFonts w:eastAsia="Calibri" w:cs="Times New Roman"/>
          <w:i/>
          <w:iCs/>
          <w:szCs w:val="24"/>
        </w:rPr>
        <w:t>ACM Digital Library</w:t>
      </w:r>
      <w:r w:rsidR="00B6649B" w:rsidRPr="00557391">
        <w:rPr>
          <w:rFonts w:eastAsia="Calibri" w:cs="Times New Roman"/>
          <w:szCs w:val="24"/>
        </w:rPr>
        <w:t>.</w:t>
      </w:r>
    </w:p>
    <w:p w14:paraId="42FFA56E" w14:textId="503E4B29"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B6649B" w:rsidRPr="00557391">
        <w:rPr>
          <w:rFonts w:eastAsia="Calibri" w:cs="Times New Roman"/>
          <w:szCs w:val="24"/>
        </w:rPr>
        <w:t>https://doi.org/10.1145/3290605.3300233</w:t>
      </w:r>
    </w:p>
    <w:p w14:paraId="647A3471" w14:textId="00D6326D"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B6649B" w:rsidRPr="00557391">
        <w:rPr>
          <w:rFonts w:eastAsia="Calibri" w:cs="Times New Roman"/>
          <w:szCs w:val="24"/>
        </w:rPr>
        <w:t>Wei, J., et al. (2022). Chain-of-thought prompting elicits reasoning in large language</w:t>
      </w:r>
    </w:p>
    <w:p w14:paraId="3F3AB7D4" w14:textId="345925F6"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 xml:space="preserve">models. </w:t>
      </w:r>
      <w:proofErr w:type="spellStart"/>
      <w:r w:rsidR="00B6649B" w:rsidRPr="00ED61AF">
        <w:rPr>
          <w:rFonts w:eastAsia="Calibri" w:cs="Times New Roman"/>
          <w:i/>
          <w:iCs/>
          <w:szCs w:val="24"/>
        </w:rPr>
        <w:t>NeurIPS</w:t>
      </w:r>
      <w:proofErr w:type="spellEnd"/>
      <w:r w:rsidR="00B6649B" w:rsidRPr="00ED61AF">
        <w:rPr>
          <w:rFonts w:eastAsia="Calibri" w:cs="Times New Roman"/>
          <w:i/>
          <w:iCs/>
          <w:szCs w:val="24"/>
        </w:rPr>
        <w:t xml:space="preserve"> 2022 Proceedings</w:t>
      </w:r>
      <w:r w:rsidR="00B6649B" w:rsidRPr="00557391">
        <w:rPr>
          <w:rFonts w:eastAsia="Calibri" w:cs="Times New Roman"/>
          <w:szCs w:val="24"/>
        </w:rPr>
        <w:t>. https://arxiv.org/abs/2201.11903</w:t>
      </w:r>
    </w:p>
    <w:p w14:paraId="4AAB259E" w14:textId="5B122835"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 xml:space="preserve">Yao, S., et al. (2023). </w:t>
      </w:r>
      <w:proofErr w:type="spellStart"/>
      <w:r w:rsidR="00B6649B" w:rsidRPr="00557391">
        <w:rPr>
          <w:rFonts w:eastAsia="Calibri" w:cs="Times New Roman"/>
          <w:szCs w:val="24"/>
        </w:rPr>
        <w:t>ReAct</w:t>
      </w:r>
      <w:proofErr w:type="spellEnd"/>
      <w:r w:rsidR="00B6649B" w:rsidRPr="00557391">
        <w:rPr>
          <w:rFonts w:eastAsia="Calibri" w:cs="Times New Roman"/>
          <w:szCs w:val="24"/>
        </w:rPr>
        <w:t>: Synergizing reasoning and acting in language models. ICLR</w:t>
      </w:r>
    </w:p>
    <w:p w14:paraId="22CF03EE" w14:textId="629D566D"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2023 Proceedings. https://arxiv.org/abs/2210.03629</w:t>
      </w:r>
    </w:p>
    <w:p w14:paraId="7AD679A7" w14:textId="49097B99" w:rsidR="00BD40F3" w:rsidRPr="00557391" w:rsidRDefault="00DA7EFC"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391CFA">
        <w:rPr>
          <w:rFonts w:eastAsia="Calibri" w:cs="Times New Roman"/>
          <w:szCs w:val="24"/>
        </w:rPr>
        <w:t xml:space="preserve"> </w:t>
      </w:r>
      <w:r>
        <w:rPr>
          <w:rFonts w:eastAsia="Calibri" w:cs="Times New Roman"/>
          <w:szCs w:val="24"/>
        </w:rPr>
        <w:t xml:space="preserve"> </w:t>
      </w:r>
      <w:r w:rsidR="00391CFA">
        <w:rPr>
          <w:rFonts w:eastAsia="Calibri" w:cs="Times New Roman"/>
          <w:szCs w:val="24"/>
        </w:rPr>
        <w:t xml:space="preserve"> </w:t>
      </w:r>
      <w:r w:rsidR="00B6649B" w:rsidRPr="00557391">
        <w:rPr>
          <w:rFonts w:eastAsia="Calibri" w:cs="Times New Roman"/>
          <w:szCs w:val="24"/>
        </w:rPr>
        <w:t>Zhang, L., et al. (2025). TTDA: Token-truncation data augmentation for factual</w:t>
      </w:r>
    </w:p>
    <w:p w14:paraId="110604B7" w14:textId="0BD77AEC" w:rsidR="00BD40F3" w:rsidRPr="00557391" w:rsidRDefault="00391CFA" w:rsidP="00E03331">
      <w:pPr>
        <w:keepNext/>
        <w:keepLines/>
        <w:spacing w:after="120" w:line="240" w:lineRule="auto"/>
        <w:ind w:hanging="284"/>
        <w:contextualSpacing/>
        <w:jc w:val="both"/>
        <w:rPr>
          <w:rFonts w:cs="Times New Roman"/>
          <w:szCs w:val="24"/>
        </w:rPr>
      </w:pPr>
      <w:r>
        <w:rPr>
          <w:rFonts w:eastAsia="Calibri" w:cs="Times New Roman"/>
          <w:szCs w:val="24"/>
        </w:rPr>
        <w:t xml:space="preserve"> </w:t>
      </w:r>
      <w:r w:rsidR="00DA7EFC">
        <w:rPr>
          <w:rFonts w:eastAsia="Calibri" w:cs="Times New Roman"/>
          <w:szCs w:val="24"/>
        </w:rPr>
        <w:t xml:space="preserve"> </w:t>
      </w:r>
      <w:r w:rsidR="007B4BA1">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 xml:space="preserve">summarisation. arXiv:2502.03122. </w:t>
      </w:r>
      <w:hyperlink r:id="rId14">
        <w:r w:rsidR="00B6649B" w:rsidRPr="00557391">
          <w:rPr>
            <w:rFonts w:eastAsia="Calibri" w:cs="Times New Roman"/>
            <w:szCs w:val="24"/>
            <w:u w:val="single"/>
          </w:rPr>
          <w:t>https://arxiv.org/abs/2502.03122</w:t>
        </w:r>
      </w:hyperlink>
    </w:p>
    <w:p w14:paraId="3953A0EF" w14:textId="77777777" w:rsidR="00BD40F3" w:rsidRDefault="00B6649B" w:rsidP="00385F52">
      <w:pPr>
        <w:keepNext/>
        <w:keepLines/>
        <w:spacing w:after="120" w:line="276" w:lineRule="auto"/>
        <w:ind w:firstLine="720"/>
        <w:contextualSpacing/>
        <w:jc w:val="both"/>
        <w:rPr>
          <w:rFonts w:eastAsia="Times New Roman" w:cs="Times New Roman"/>
          <w:b/>
          <w:szCs w:val="24"/>
        </w:rPr>
      </w:pPr>
      <w:r w:rsidRPr="00BC7EF4">
        <w:rPr>
          <w:rFonts w:eastAsia="Times New Roman" w:cs="Times New Roman"/>
          <w:b/>
          <w:szCs w:val="24"/>
        </w:rPr>
        <w:lastRenderedPageBreak/>
        <w:t>Appendices</w:t>
      </w:r>
    </w:p>
    <w:p w14:paraId="26B7C650" w14:textId="77777777" w:rsidR="004F60A1" w:rsidRPr="00BC7EF4" w:rsidRDefault="004F60A1" w:rsidP="00385F52">
      <w:pPr>
        <w:keepNext/>
        <w:keepLines/>
        <w:spacing w:after="120" w:line="276" w:lineRule="auto"/>
        <w:ind w:firstLine="720"/>
        <w:contextualSpacing/>
        <w:jc w:val="both"/>
        <w:rPr>
          <w:rFonts w:eastAsia="Times New Roman" w:cs="Times New Roman"/>
          <w:b/>
          <w:szCs w:val="24"/>
        </w:rPr>
      </w:pPr>
    </w:p>
    <w:p w14:paraId="5851C0C6" w14:textId="77777777" w:rsidR="00BD40F3" w:rsidRPr="00BC7EF4" w:rsidRDefault="00BD40F3" w:rsidP="00385F52">
      <w:pPr>
        <w:keepNext/>
        <w:keepLines/>
        <w:spacing w:after="120" w:line="276" w:lineRule="auto"/>
        <w:ind w:firstLine="720"/>
        <w:contextualSpacing/>
        <w:jc w:val="both"/>
        <w:rPr>
          <w:rFonts w:eastAsia="Times New Roman" w:cs="Times New Roman"/>
          <w:b/>
          <w:szCs w:val="24"/>
        </w:rPr>
      </w:pPr>
    </w:p>
    <w:p w14:paraId="535D3E80"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A — A-Control Algorithms</w:t>
      </w:r>
    </w:p>
    <w:p w14:paraId="3B3394C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Complete pseudocode definitions for the ten execution controls (A1–A10).</w:t>
      </w:r>
    </w:p>
    <w:p w14:paraId="44DFA62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All functions are deterministic, language-agnostic, and designed for verifiable reproducibility.</w:t>
      </w:r>
    </w:p>
    <w:p w14:paraId="52F61CC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A1  </w:t>
      </w:r>
      <w:proofErr w:type="spellStart"/>
      <w:r w:rsidRPr="00BC7EF4">
        <w:rPr>
          <w:rFonts w:eastAsia="Times New Roman" w:cs="Times New Roman"/>
          <w:szCs w:val="24"/>
        </w:rPr>
        <w:t>CanonicalQuote</w:t>
      </w:r>
      <w:proofErr w:type="spellEnd"/>
      <w:r w:rsidRPr="00BC7EF4">
        <w:rPr>
          <w:rFonts w:eastAsia="Times New Roman" w:cs="Times New Roman"/>
          <w:szCs w:val="24"/>
        </w:rPr>
        <w:t>(key):</w:t>
      </w:r>
    </w:p>
    <w:p w14:paraId="46BAECBD"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v ← </w:t>
      </w:r>
      <w:proofErr w:type="spellStart"/>
      <w:r w:rsidRPr="00BC7EF4">
        <w:rPr>
          <w:rFonts w:eastAsia="Times New Roman" w:cs="Times New Roman"/>
          <w:szCs w:val="24"/>
        </w:rPr>
        <w:t>canonical.lookup</w:t>
      </w:r>
      <w:proofErr w:type="spellEnd"/>
      <w:r w:rsidRPr="00BC7EF4">
        <w:rPr>
          <w:rFonts w:eastAsia="Times New Roman" w:cs="Times New Roman"/>
          <w:szCs w:val="24"/>
        </w:rPr>
        <w:t>(key)</w:t>
      </w:r>
    </w:p>
    <w:p w14:paraId="0C18DE7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v = null → return (</w:t>
      </w:r>
      <w:r w:rsidRPr="00BC7EF4">
        <w:rPr>
          <w:rFonts w:ascii="Cambria Math" w:eastAsia="Cambria Math" w:hAnsi="Cambria Math" w:cs="Cambria Math"/>
          <w:szCs w:val="24"/>
        </w:rPr>
        <w:t>⊥</w:t>
      </w:r>
      <w:r w:rsidRPr="00BC7EF4">
        <w:rPr>
          <w:rFonts w:eastAsia="Times New Roman" w:cs="Times New Roman"/>
          <w:szCs w:val="24"/>
        </w:rPr>
        <w:t xml:space="preserve">, </w:t>
      </w:r>
      <w:r w:rsidRPr="00BC7EF4">
        <w:rPr>
          <w:rFonts w:ascii="Cambria Math" w:eastAsia="Cambria Math" w:hAnsi="Cambria Math" w:cs="Cambria Math"/>
          <w:szCs w:val="24"/>
        </w:rPr>
        <w:t>⊥</w:t>
      </w:r>
      <w:r w:rsidRPr="00BC7EF4">
        <w:rPr>
          <w:rFonts w:eastAsia="Times New Roman" w:cs="Times New Roman"/>
          <w:szCs w:val="24"/>
        </w:rPr>
        <w:t>, "NON-CANONICAL")</w:t>
      </w:r>
    </w:p>
    <w:p w14:paraId="311B1981"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else → return (</w:t>
      </w:r>
      <w:proofErr w:type="spellStart"/>
      <w:r w:rsidRPr="00BC7EF4">
        <w:rPr>
          <w:rFonts w:eastAsia="Times New Roman" w:cs="Times New Roman"/>
          <w:szCs w:val="24"/>
        </w:rPr>
        <w:t>v.value</w:t>
      </w:r>
      <w:proofErr w:type="spellEnd"/>
      <w:r w:rsidRPr="00BC7EF4">
        <w:rPr>
          <w:rFonts w:eastAsia="Times New Roman" w:cs="Times New Roman"/>
          <w:szCs w:val="24"/>
        </w:rPr>
        <w:t xml:space="preserve">, </w:t>
      </w:r>
      <w:proofErr w:type="spellStart"/>
      <w:r w:rsidRPr="00BC7EF4">
        <w:rPr>
          <w:rFonts w:eastAsia="Times New Roman" w:cs="Times New Roman"/>
          <w:szCs w:val="24"/>
        </w:rPr>
        <w:t>v.path</w:t>
      </w:r>
      <w:proofErr w:type="spellEnd"/>
      <w:r w:rsidRPr="00BC7EF4">
        <w:rPr>
          <w:rFonts w:eastAsia="Times New Roman" w:cs="Times New Roman"/>
          <w:szCs w:val="24"/>
        </w:rPr>
        <w:t>, "CANONICAL")</w:t>
      </w:r>
    </w:p>
    <w:p w14:paraId="77AE2C0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A2  </w:t>
      </w:r>
      <w:proofErr w:type="spellStart"/>
      <w:r w:rsidRPr="00BC7EF4">
        <w:rPr>
          <w:rFonts w:eastAsia="Times New Roman" w:cs="Times New Roman"/>
          <w:szCs w:val="24"/>
        </w:rPr>
        <w:t>DriftSafeResponse</w:t>
      </w:r>
      <w:proofErr w:type="spellEnd"/>
      <w:r w:rsidRPr="00BC7EF4">
        <w:rPr>
          <w:rFonts w:eastAsia="Times New Roman" w:cs="Times New Roman"/>
          <w:szCs w:val="24"/>
        </w:rPr>
        <w:t>(claim):</w:t>
      </w:r>
    </w:p>
    <w:p w14:paraId="6FDBCAED"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classify claim as {numeric, factual, interpretive}</w:t>
      </w:r>
    </w:p>
    <w:p w14:paraId="5E04E3E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numeric or factual → require </w:t>
      </w:r>
      <w:proofErr w:type="spellStart"/>
      <w:r w:rsidRPr="00BC7EF4">
        <w:rPr>
          <w:rFonts w:eastAsia="Times New Roman" w:cs="Times New Roman"/>
          <w:szCs w:val="24"/>
        </w:rPr>
        <w:t>sourceID</w:t>
      </w:r>
      <w:proofErr w:type="spellEnd"/>
    </w:p>
    <w:p w14:paraId="7CA7EDD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source missing → flag "NON-CANONICAL"</w:t>
      </w:r>
    </w:p>
    <w:p w14:paraId="515CDBB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return </w:t>
      </w:r>
      <w:proofErr w:type="spellStart"/>
      <w:r w:rsidRPr="00BC7EF4">
        <w:rPr>
          <w:rFonts w:eastAsia="Times New Roman" w:cs="Times New Roman"/>
          <w:szCs w:val="24"/>
        </w:rPr>
        <w:t>structured_response</w:t>
      </w:r>
      <w:proofErr w:type="spellEnd"/>
      <w:r w:rsidRPr="00BC7EF4">
        <w:rPr>
          <w:rFonts w:eastAsia="Times New Roman" w:cs="Times New Roman"/>
          <w:szCs w:val="24"/>
        </w:rPr>
        <w:t>(claim, status)</w:t>
      </w:r>
    </w:p>
    <w:p w14:paraId="726546A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A3  </w:t>
      </w:r>
      <w:proofErr w:type="spellStart"/>
      <w:r w:rsidRPr="00BC7EF4">
        <w:rPr>
          <w:rFonts w:eastAsia="Times New Roman" w:cs="Times New Roman"/>
          <w:szCs w:val="24"/>
        </w:rPr>
        <w:t>CompactionDigest</w:t>
      </w:r>
      <w:proofErr w:type="spellEnd"/>
      <w:r w:rsidRPr="00BC7EF4">
        <w:rPr>
          <w:rFonts w:eastAsia="Times New Roman" w:cs="Times New Roman"/>
          <w:szCs w:val="24"/>
        </w:rPr>
        <w:t>(history):</w:t>
      </w:r>
    </w:p>
    <w:p w14:paraId="325472B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return compress(history, </w:t>
      </w:r>
      <w:proofErr w:type="spellStart"/>
      <w:r w:rsidRPr="00BC7EF4">
        <w:rPr>
          <w:rFonts w:eastAsia="Times New Roman" w:cs="Times New Roman"/>
          <w:szCs w:val="24"/>
        </w:rPr>
        <w:t>maxTokens</w:t>
      </w:r>
      <w:proofErr w:type="spellEnd"/>
      <w:r w:rsidRPr="00BC7EF4">
        <w:rPr>
          <w:rFonts w:eastAsia="Times New Roman" w:cs="Times New Roman"/>
          <w:szCs w:val="24"/>
        </w:rPr>
        <w:t>=200)</w:t>
      </w:r>
    </w:p>
    <w:p w14:paraId="6CC1049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A4  </w:t>
      </w:r>
      <w:proofErr w:type="spellStart"/>
      <w:r w:rsidRPr="00BC7EF4">
        <w:rPr>
          <w:rFonts w:eastAsia="Times New Roman" w:cs="Times New Roman"/>
          <w:szCs w:val="24"/>
        </w:rPr>
        <w:t>ExecutionGuard</w:t>
      </w:r>
      <w:proofErr w:type="spellEnd"/>
      <w:r w:rsidRPr="00BC7EF4">
        <w:rPr>
          <w:rFonts w:eastAsia="Times New Roman" w:cs="Times New Roman"/>
          <w:szCs w:val="24"/>
        </w:rPr>
        <w:t>(order):</w:t>
      </w:r>
    </w:p>
    <w:p w14:paraId="43D9B3E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assert </w:t>
      </w:r>
      <w:proofErr w:type="spellStart"/>
      <w:r w:rsidRPr="00BC7EF4">
        <w:rPr>
          <w:rFonts w:eastAsia="Times New Roman" w:cs="Times New Roman"/>
          <w:szCs w:val="24"/>
        </w:rPr>
        <w:t>verifyCanonical</w:t>
      </w:r>
      <w:proofErr w:type="spellEnd"/>
      <w:r w:rsidRPr="00BC7EF4">
        <w:rPr>
          <w:rFonts w:eastAsia="Times New Roman" w:cs="Times New Roman"/>
          <w:szCs w:val="24"/>
        </w:rPr>
        <w:t>(</w:t>
      </w:r>
      <w:proofErr w:type="spellStart"/>
      <w:r w:rsidRPr="00BC7EF4">
        <w:rPr>
          <w:rFonts w:eastAsia="Times New Roman" w:cs="Times New Roman"/>
          <w:szCs w:val="24"/>
        </w:rPr>
        <w:t>order.keys</w:t>
      </w:r>
      <w:proofErr w:type="spellEnd"/>
      <w:r w:rsidRPr="00BC7EF4">
        <w:rPr>
          <w:rFonts w:eastAsia="Times New Roman" w:cs="Times New Roman"/>
          <w:szCs w:val="24"/>
        </w:rPr>
        <w:t>)</w:t>
      </w:r>
    </w:p>
    <w:p w14:paraId="11D67A0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assert </w:t>
      </w:r>
      <w:proofErr w:type="spellStart"/>
      <w:r w:rsidRPr="00BC7EF4">
        <w:rPr>
          <w:rFonts w:eastAsia="Times New Roman" w:cs="Times New Roman"/>
          <w:szCs w:val="24"/>
        </w:rPr>
        <w:t>FXpolicy</w:t>
      </w:r>
      <w:proofErr w:type="spellEnd"/>
      <w:r w:rsidRPr="00BC7EF4">
        <w:rPr>
          <w:rFonts w:eastAsia="Times New Roman" w:cs="Times New Roman"/>
          <w:szCs w:val="24"/>
        </w:rPr>
        <w:t xml:space="preserve"> == "LIVE"</w:t>
      </w:r>
    </w:p>
    <w:p w14:paraId="6C136C3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uncertainty → </w:t>
      </w:r>
      <w:proofErr w:type="spellStart"/>
      <w:r w:rsidRPr="00BC7EF4">
        <w:rPr>
          <w:rFonts w:eastAsia="Times New Roman" w:cs="Times New Roman"/>
          <w:szCs w:val="24"/>
        </w:rPr>
        <w:t>ChallengeProtocol</w:t>
      </w:r>
      <w:proofErr w:type="spellEnd"/>
      <w:r w:rsidRPr="00BC7EF4">
        <w:rPr>
          <w:rFonts w:eastAsia="Times New Roman" w:cs="Times New Roman"/>
          <w:szCs w:val="24"/>
        </w:rPr>
        <w:t>(order)</w:t>
      </w:r>
    </w:p>
    <w:p w14:paraId="402AD9B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log(order)</w:t>
      </w:r>
    </w:p>
    <w:p w14:paraId="46EE03D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A5  </w:t>
      </w:r>
      <w:proofErr w:type="spellStart"/>
      <w:r w:rsidRPr="00BC7EF4">
        <w:rPr>
          <w:rFonts w:eastAsia="Times New Roman" w:cs="Times New Roman"/>
          <w:szCs w:val="24"/>
        </w:rPr>
        <w:t>ChallengeProtocol</w:t>
      </w:r>
      <w:proofErr w:type="spellEnd"/>
      <w:r w:rsidRPr="00BC7EF4">
        <w:rPr>
          <w:rFonts w:eastAsia="Times New Roman" w:cs="Times New Roman"/>
          <w:szCs w:val="24"/>
        </w:rPr>
        <w:t>(order):</w:t>
      </w:r>
    </w:p>
    <w:p w14:paraId="34160CD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cite evidence</w:t>
      </w:r>
    </w:p>
    <w:p w14:paraId="4CF7AE1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unresolved → halt; escalate; </w:t>
      </w:r>
      <w:proofErr w:type="spellStart"/>
      <w:r w:rsidRPr="00BC7EF4">
        <w:rPr>
          <w:rFonts w:eastAsia="Times New Roman" w:cs="Times New Roman"/>
          <w:szCs w:val="24"/>
        </w:rPr>
        <w:t>logOutcome</w:t>
      </w:r>
      <w:proofErr w:type="spellEnd"/>
      <w:r w:rsidRPr="00BC7EF4">
        <w:rPr>
          <w:rFonts w:eastAsia="Times New Roman" w:cs="Times New Roman"/>
          <w:szCs w:val="24"/>
        </w:rPr>
        <w:t>()</w:t>
      </w:r>
    </w:p>
    <w:p w14:paraId="54DE3FE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A6  </w:t>
      </w:r>
      <w:proofErr w:type="spellStart"/>
      <w:r w:rsidRPr="00BC7EF4">
        <w:rPr>
          <w:rFonts w:eastAsia="Times New Roman" w:cs="Times New Roman"/>
          <w:szCs w:val="24"/>
        </w:rPr>
        <w:t>FreezeChangeLog</w:t>
      </w:r>
      <w:proofErr w:type="spellEnd"/>
      <w:r w:rsidRPr="00BC7EF4">
        <w:rPr>
          <w:rFonts w:eastAsia="Times New Roman" w:cs="Times New Roman"/>
          <w:szCs w:val="24"/>
        </w:rPr>
        <w:t>():</w:t>
      </w:r>
    </w:p>
    <w:p w14:paraId="6D459C4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w:t>
      </w:r>
      <w:proofErr w:type="spellStart"/>
      <w:r w:rsidRPr="00BC7EF4">
        <w:rPr>
          <w:rFonts w:eastAsia="Times New Roman" w:cs="Times New Roman"/>
          <w:szCs w:val="24"/>
        </w:rPr>
        <w:t>freezeStructure</w:t>
      </w:r>
      <w:proofErr w:type="spellEnd"/>
      <w:r w:rsidRPr="00BC7EF4">
        <w:rPr>
          <w:rFonts w:eastAsia="Times New Roman" w:cs="Times New Roman"/>
          <w:szCs w:val="24"/>
        </w:rPr>
        <w:t>(90 days)</w:t>
      </w:r>
    </w:p>
    <w:p w14:paraId="22899EE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require reason + </w:t>
      </w:r>
      <w:proofErr w:type="spellStart"/>
      <w:r w:rsidRPr="00BC7EF4">
        <w:rPr>
          <w:rFonts w:eastAsia="Times New Roman" w:cs="Times New Roman"/>
          <w:szCs w:val="24"/>
        </w:rPr>
        <w:t>versionBump</w:t>
      </w:r>
      <w:proofErr w:type="spellEnd"/>
      <w:r w:rsidRPr="00BC7EF4">
        <w:rPr>
          <w:rFonts w:eastAsia="Times New Roman" w:cs="Times New Roman"/>
          <w:szCs w:val="24"/>
        </w:rPr>
        <w:t xml:space="preserve"> + </w:t>
      </w:r>
      <w:proofErr w:type="spellStart"/>
      <w:r w:rsidRPr="00BC7EF4">
        <w:rPr>
          <w:rFonts w:eastAsia="Times New Roman" w:cs="Times New Roman"/>
          <w:szCs w:val="24"/>
        </w:rPr>
        <w:t>deleteSuperseded</w:t>
      </w:r>
      <w:proofErr w:type="spellEnd"/>
      <w:r w:rsidRPr="00BC7EF4">
        <w:rPr>
          <w:rFonts w:eastAsia="Times New Roman" w:cs="Times New Roman"/>
          <w:szCs w:val="24"/>
        </w:rPr>
        <w:t>()</w:t>
      </w:r>
    </w:p>
    <w:p w14:paraId="14A1932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A7  </w:t>
      </w:r>
      <w:proofErr w:type="spellStart"/>
      <w:r w:rsidRPr="00BC7EF4">
        <w:rPr>
          <w:rFonts w:eastAsia="Times New Roman" w:cs="Times New Roman"/>
          <w:szCs w:val="24"/>
        </w:rPr>
        <w:t>RungTriggerEval</w:t>
      </w:r>
      <w:proofErr w:type="spellEnd"/>
      <w:r w:rsidRPr="00BC7EF4">
        <w:rPr>
          <w:rFonts w:eastAsia="Times New Roman" w:cs="Times New Roman"/>
          <w:szCs w:val="24"/>
        </w:rPr>
        <w:t>(price, schema):</w:t>
      </w:r>
    </w:p>
    <w:p w14:paraId="15962DF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compute triggers(price, schema)</w:t>
      </w:r>
    </w:p>
    <w:p w14:paraId="3D6DE91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return </w:t>
      </w:r>
      <w:proofErr w:type="spellStart"/>
      <w:r w:rsidRPr="00BC7EF4">
        <w:rPr>
          <w:rFonts w:eastAsia="Times New Roman" w:cs="Times New Roman"/>
          <w:szCs w:val="24"/>
        </w:rPr>
        <w:t>triggeredRungs</w:t>
      </w:r>
      <w:proofErr w:type="spellEnd"/>
    </w:p>
    <w:p w14:paraId="3C94166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A8  </w:t>
      </w:r>
      <w:proofErr w:type="spellStart"/>
      <w:r w:rsidRPr="00BC7EF4">
        <w:rPr>
          <w:rFonts w:eastAsia="Times New Roman" w:cs="Times New Roman"/>
          <w:szCs w:val="24"/>
        </w:rPr>
        <w:t>GiftCapture</w:t>
      </w:r>
      <w:proofErr w:type="spellEnd"/>
      <w:r w:rsidRPr="00BC7EF4">
        <w:rPr>
          <w:rFonts w:eastAsia="Times New Roman" w:cs="Times New Roman"/>
          <w:szCs w:val="24"/>
        </w:rPr>
        <w:t>(price, target, margin, lockout):</w:t>
      </w:r>
    </w:p>
    <w:p w14:paraId="182D7C9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price ≥ target(1+margin) </w:t>
      </w:r>
      <w:r w:rsidRPr="00BC7EF4">
        <w:rPr>
          <w:rFonts w:ascii="Cambria Math" w:eastAsia="Cambria Math" w:hAnsi="Cambria Math" w:cs="Cambria Math"/>
          <w:szCs w:val="24"/>
        </w:rPr>
        <w:t>∧</w:t>
      </w:r>
      <w:r w:rsidRPr="00BC7EF4">
        <w:rPr>
          <w:rFonts w:eastAsia="Times New Roman" w:cs="Times New Roman"/>
          <w:szCs w:val="24"/>
        </w:rPr>
        <w:t xml:space="preserve"> ¬</w:t>
      </w:r>
      <w:proofErr w:type="spellStart"/>
      <w:r w:rsidRPr="00BC7EF4">
        <w:rPr>
          <w:rFonts w:eastAsia="Times New Roman" w:cs="Times New Roman"/>
          <w:szCs w:val="24"/>
        </w:rPr>
        <w:t>lockout.active</w:t>
      </w:r>
      <w:proofErr w:type="spellEnd"/>
      <w:r w:rsidRPr="00BC7EF4">
        <w:rPr>
          <w:rFonts w:eastAsia="Times New Roman" w:cs="Times New Roman"/>
          <w:szCs w:val="24"/>
        </w:rPr>
        <w:t>:</w:t>
      </w:r>
    </w:p>
    <w:p w14:paraId="24106AC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w:t>
      </w:r>
      <w:proofErr w:type="spellStart"/>
      <w:r w:rsidRPr="00BC7EF4">
        <w:rPr>
          <w:rFonts w:eastAsia="Times New Roman" w:cs="Times New Roman"/>
          <w:szCs w:val="24"/>
        </w:rPr>
        <w:t>consolidateNextRung</w:t>
      </w:r>
      <w:proofErr w:type="spellEnd"/>
      <w:r w:rsidRPr="00BC7EF4">
        <w:rPr>
          <w:rFonts w:eastAsia="Times New Roman" w:cs="Times New Roman"/>
          <w:szCs w:val="24"/>
        </w:rPr>
        <w:t>()</w:t>
      </w:r>
    </w:p>
    <w:p w14:paraId="24DDB65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w:t>
      </w:r>
      <w:proofErr w:type="spellStart"/>
      <w:r w:rsidRPr="00BC7EF4">
        <w:rPr>
          <w:rFonts w:eastAsia="Times New Roman" w:cs="Times New Roman"/>
          <w:szCs w:val="24"/>
        </w:rPr>
        <w:t>lockout.start</w:t>
      </w:r>
      <w:proofErr w:type="spellEnd"/>
      <w:r w:rsidRPr="00BC7EF4">
        <w:rPr>
          <w:rFonts w:eastAsia="Times New Roman" w:cs="Times New Roman"/>
          <w:szCs w:val="24"/>
        </w:rPr>
        <w:t>()</w:t>
      </w:r>
    </w:p>
    <w:p w14:paraId="68A974E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A9  </w:t>
      </w:r>
      <w:proofErr w:type="spellStart"/>
      <w:r w:rsidRPr="00BC7EF4">
        <w:rPr>
          <w:rFonts w:eastAsia="Times New Roman" w:cs="Times New Roman"/>
          <w:szCs w:val="24"/>
        </w:rPr>
        <w:t>ErrorHandling</w:t>
      </w:r>
      <w:proofErr w:type="spellEnd"/>
      <w:r w:rsidRPr="00BC7EF4">
        <w:rPr>
          <w:rFonts w:eastAsia="Times New Roman" w:cs="Times New Roman"/>
          <w:szCs w:val="24"/>
        </w:rPr>
        <w:t>(event):</w:t>
      </w:r>
    </w:p>
    <w:p w14:paraId="47F6DCC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w:t>
      </w:r>
      <w:proofErr w:type="spellStart"/>
      <w:r w:rsidRPr="00BC7EF4">
        <w:rPr>
          <w:rFonts w:eastAsia="Times New Roman" w:cs="Times New Roman"/>
          <w:szCs w:val="24"/>
        </w:rPr>
        <w:t>missingNumber</w:t>
      </w:r>
      <w:proofErr w:type="spellEnd"/>
      <w:r w:rsidRPr="00BC7EF4">
        <w:rPr>
          <w:rFonts w:eastAsia="Times New Roman" w:cs="Times New Roman"/>
          <w:szCs w:val="24"/>
        </w:rPr>
        <w:t xml:space="preserve"> → mark NON-CANONICAL</w:t>
      </w:r>
    </w:p>
    <w:p w14:paraId="648142E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w:t>
      </w:r>
      <w:proofErr w:type="spellStart"/>
      <w:r w:rsidRPr="00BC7EF4">
        <w:rPr>
          <w:rFonts w:eastAsia="Times New Roman" w:cs="Times New Roman"/>
          <w:szCs w:val="24"/>
        </w:rPr>
        <w:t>suspectedHallucination</w:t>
      </w:r>
      <w:proofErr w:type="spellEnd"/>
      <w:r w:rsidRPr="00BC7EF4">
        <w:rPr>
          <w:rFonts w:eastAsia="Times New Roman" w:cs="Times New Roman"/>
          <w:szCs w:val="24"/>
        </w:rPr>
        <w:t xml:space="preserve"> → flag UNVERIFIED</w:t>
      </w:r>
    </w:p>
    <w:p w14:paraId="4DF01B4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A10 </w:t>
      </w:r>
      <w:proofErr w:type="spellStart"/>
      <w:r w:rsidRPr="00BC7EF4">
        <w:rPr>
          <w:rFonts w:eastAsia="Times New Roman" w:cs="Times New Roman"/>
          <w:szCs w:val="24"/>
        </w:rPr>
        <w:t>EmotionalStabilityHook</w:t>
      </w:r>
      <w:proofErr w:type="spellEnd"/>
      <w:r w:rsidRPr="00BC7EF4">
        <w:rPr>
          <w:rFonts w:eastAsia="Times New Roman" w:cs="Times New Roman"/>
          <w:szCs w:val="24"/>
        </w:rPr>
        <w:t>():</w:t>
      </w:r>
    </w:p>
    <w:p w14:paraId="0F53C66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pause(5 min)</w:t>
      </w:r>
    </w:p>
    <w:p w14:paraId="1BEEC25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w:t>
      </w:r>
      <w:proofErr w:type="spellStart"/>
      <w:r w:rsidRPr="00BC7EF4">
        <w:rPr>
          <w:rFonts w:eastAsia="Times New Roman" w:cs="Times New Roman"/>
          <w:szCs w:val="24"/>
        </w:rPr>
        <w:t>restateDecision</w:t>
      </w:r>
      <w:proofErr w:type="spellEnd"/>
      <w:r w:rsidRPr="00BC7EF4">
        <w:rPr>
          <w:rFonts w:eastAsia="Times New Roman" w:cs="Times New Roman"/>
          <w:szCs w:val="24"/>
        </w:rPr>
        <w:t>()</w:t>
      </w:r>
    </w:p>
    <w:p w14:paraId="31A37A6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then proceed or defer</w:t>
      </w:r>
    </w:p>
    <w:p w14:paraId="679B6442"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lastRenderedPageBreak/>
        <w:t>Appendix B — Drift-Diagnostics Logs</w:t>
      </w:r>
    </w:p>
    <w:p w14:paraId="4F62239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Twelve audit cycles were analysed.</w:t>
      </w:r>
    </w:p>
    <w:p w14:paraId="02FB91F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Average drift reduction = 91 %; mean recovery latency ↓ 64 %.</w:t>
      </w:r>
    </w:p>
    <w:p w14:paraId="081ADF1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Example diagnostic entry:</w:t>
      </w:r>
    </w:p>
    <w:tbl>
      <w:tblPr>
        <w:tblStyle w:val="a7"/>
        <w:tblW w:w="814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882"/>
        <w:gridCol w:w="1243"/>
        <w:gridCol w:w="1878"/>
        <w:gridCol w:w="1919"/>
        <w:gridCol w:w="2223"/>
      </w:tblGrid>
      <w:tr w:rsidR="00BD40F3" w:rsidRPr="00BC7EF4" w14:paraId="4841078C" w14:textId="77777777">
        <w:trPr>
          <w:trHeight w:val="597"/>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9EC1CB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Cycle</w:t>
            </w:r>
          </w:p>
        </w:tc>
        <w:tc>
          <w:tcPr>
            <w:tcW w:w="12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2176AC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Files Checked</w:t>
            </w:r>
          </w:p>
        </w:tc>
        <w:tc>
          <w:tcPr>
            <w:tcW w:w="187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767FCA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Hash Mismatches</w:t>
            </w:r>
          </w:p>
        </w:tc>
        <w:tc>
          <w:tcPr>
            <w:tcW w:w="191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B53A97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Recovery Time (s)</w:t>
            </w:r>
          </w:p>
        </w:tc>
        <w:tc>
          <w:tcPr>
            <w:tcW w:w="222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399398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Notes</w:t>
            </w:r>
          </w:p>
        </w:tc>
      </w:tr>
      <w:tr w:rsidR="00BD40F3" w:rsidRPr="00BC7EF4" w14:paraId="46C1FABD" w14:textId="77777777">
        <w:trPr>
          <w:trHeight w:val="597"/>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1CB6A5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1</w:t>
            </w:r>
          </w:p>
        </w:tc>
        <w:tc>
          <w:tcPr>
            <w:tcW w:w="12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3BB555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19</w:t>
            </w:r>
          </w:p>
        </w:tc>
        <w:tc>
          <w:tcPr>
            <w:tcW w:w="187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C593E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7</w:t>
            </w:r>
          </w:p>
        </w:tc>
        <w:tc>
          <w:tcPr>
            <w:tcW w:w="191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AC785E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184</w:t>
            </w:r>
          </w:p>
        </w:tc>
        <w:tc>
          <w:tcPr>
            <w:tcW w:w="222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368639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Pre-canonical baseline</w:t>
            </w:r>
          </w:p>
        </w:tc>
      </w:tr>
      <w:tr w:rsidR="00BD40F3" w:rsidRPr="00BC7EF4" w14:paraId="05D29D22" w14:textId="77777777">
        <w:trPr>
          <w:trHeight w:val="360"/>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ABCFEC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6</w:t>
            </w:r>
          </w:p>
        </w:tc>
        <w:tc>
          <w:tcPr>
            <w:tcW w:w="12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F87C5A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3</w:t>
            </w:r>
          </w:p>
        </w:tc>
        <w:tc>
          <w:tcPr>
            <w:tcW w:w="187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6B686E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0</w:t>
            </w:r>
          </w:p>
        </w:tc>
        <w:tc>
          <w:tcPr>
            <w:tcW w:w="191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36374E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66</w:t>
            </w:r>
          </w:p>
        </w:tc>
        <w:tc>
          <w:tcPr>
            <w:tcW w:w="222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988F2A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Post-Freeze A6 active</w:t>
            </w:r>
          </w:p>
        </w:tc>
      </w:tr>
      <w:tr w:rsidR="00BD40F3" w:rsidRPr="00BC7EF4" w14:paraId="7C3D611E" w14:textId="77777777">
        <w:trPr>
          <w:trHeight w:val="360"/>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BE2E35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12</w:t>
            </w:r>
          </w:p>
        </w:tc>
        <w:tc>
          <w:tcPr>
            <w:tcW w:w="12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A39419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3</w:t>
            </w:r>
          </w:p>
        </w:tc>
        <w:tc>
          <w:tcPr>
            <w:tcW w:w="187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1966A1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0</w:t>
            </w:r>
          </w:p>
        </w:tc>
        <w:tc>
          <w:tcPr>
            <w:tcW w:w="191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271CB1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61</w:t>
            </w:r>
          </w:p>
        </w:tc>
        <w:tc>
          <w:tcPr>
            <w:tcW w:w="222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288915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Stable state achieved</w:t>
            </w:r>
          </w:p>
        </w:tc>
      </w:tr>
    </w:tbl>
    <w:p w14:paraId="59C3AEEA"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431A19F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All hashes computed using SHA-256; parent–child linkage forms a Merkle-chain for reproducibility.</w:t>
      </w:r>
    </w:p>
    <w:p w14:paraId="5B628267"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C — Compaction Digest Example</w:t>
      </w:r>
    </w:p>
    <w:p w14:paraId="6D317E4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Input: ≈ 18 000 tokens chat history.</w:t>
      </w:r>
    </w:p>
    <w:p w14:paraId="1EC7953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Output: 194-token digest.</w:t>
      </w:r>
    </w:p>
    <w:p w14:paraId="69B308E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State:  Freeze Q2 active; holdings verified.</w:t>
      </w:r>
    </w:p>
    <w:p w14:paraId="1469AE8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Delta:  0.02 % drift detected; reconciled via A6.</w:t>
      </w:r>
    </w:p>
    <w:p w14:paraId="35587F3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Open Decisions:  Rung T3 pending FX confirmation.</w:t>
      </w:r>
    </w:p>
    <w:p w14:paraId="1F15B14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Pointers:  Canonical[ALCPB.3], Strategy§2.4.</w:t>
      </w:r>
    </w:p>
    <w:p w14:paraId="1E3EEF8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Compression ratio = 92.7 %; semantic deviation &lt; 0.5 %.</w:t>
      </w:r>
    </w:p>
    <w:p w14:paraId="6F76BAE4"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Appendix D — Checksum Registry Snapshot</w:t>
      </w:r>
    </w:p>
    <w:tbl>
      <w:tblPr>
        <w:tblStyle w:val="a8"/>
        <w:tblW w:w="811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2724"/>
        <w:gridCol w:w="2410"/>
        <w:gridCol w:w="851"/>
        <w:gridCol w:w="992"/>
        <w:gridCol w:w="1138"/>
      </w:tblGrid>
      <w:tr w:rsidR="00BD40F3" w:rsidRPr="00BC7EF4" w14:paraId="415FF83B" w14:textId="77777777">
        <w:trPr>
          <w:trHeight w:val="597"/>
        </w:trPr>
        <w:tc>
          <w:tcPr>
            <w:tcW w:w="272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8ECC24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File</w:t>
            </w:r>
          </w:p>
        </w:tc>
        <w:tc>
          <w:tcPr>
            <w:tcW w:w="2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DE5E49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Timestamp</w:t>
            </w:r>
          </w:p>
        </w:tc>
        <w:tc>
          <w:tcPr>
            <w:tcW w:w="851"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77FB46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Hash</w:t>
            </w:r>
          </w:p>
        </w:tc>
        <w:tc>
          <w:tcPr>
            <w:tcW w:w="9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93784D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Parent</w:t>
            </w:r>
          </w:p>
        </w:tc>
        <w:tc>
          <w:tcPr>
            <w:tcW w:w="113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1F00E4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Status</w:t>
            </w:r>
          </w:p>
        </w:tc>
      </w:tr>
      <w:tr w:rsidR="00BD40F3" w:rsidRPr="00BC7EF4" w14:paraId="2B4252B9" w14:textId="77777777">
        <w:trPr>
          <w:trHeight w:val="597"/>
        </w:trPr>
        <w:tc>
          <w:tcPr>
            <w:tcW w:w="272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9C2CBB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Strategy_v4.0_FINAL</w:t>
            </w:r>
          </w:p>
        </w:tc>
        <w:tc>
          <w:tcPr>
            <w:tcW w:w="2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10F2FD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2025-10-23 09:00 UTC</w:t>
            </w:r>
          </w:p>
        </w:tc>
        <w:tc>
          <w:tcPr>
            <w:tcW w:w="851"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EAAE93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8e4a…</w:t>
            </w:r>
          </w:p>
        </w:tc>
        <w:tc>
          <w:tcPr>
            <w:tcW w:w="9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DC230A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 xml:space="preserve">_ </w:t>
            </w:r>
          </w:p>
        </w:tc>
        <w:tc>
          <w:tcPr>
            <w:tcW w:w="113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DD18E0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Active</w:t>
            </w:r>
          </w:p>
        </w:tc>
      </w:tr>
      <w:tr w:rsidR="00BD40F3" w:rsidRPr="00BC7EF4" w14:paraId="503977F0" w14:textId="77777777">
        <w:trPr>
          <w:trHeight w:val="597"/>
        </w:trPr>
        <w:tc>
          <w:tcPr>
            <w:tcW w:w="272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A6C552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Canonical_v2.0_FINAL</w:t>
            </w:r>
          </w:p>
        </w:tc>
        <w:tc>
          <w:tcPr>
            <w:tcW w:w="2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90C949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2025-10-23 09:05 UTC</w:t>
            </w:r>
          </w:p>
        </w:tc>
        <w:tc>
          <w:tcPr>
            <w:tcW w:w="851"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2AE08C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2a91…</w:t>
            </w:r>
          </w:p>
        </w:tc>
        <w:tc>
          <w:tcPr>
            <w:tcW w:w="9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993878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8e4a…</w:t>
            </w:r>
          </w:p>
        </w:tc>
        <w:tc>
          <w:tcPr>
            <w:tcW w:w="113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BC3C3B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Active</w:t>
            </w:r>
          </w:p>
        </w:tc>
      </w:tr>
      <w:tr w:rsidR="00BD40F3" w:rsidRPr="00BC7EF4" w14:paraId="005F7CB9" w14:textId="77777777">
        <w:trPr>
          <w:trHeight w:val="597"/>
        </w:trPr>
        <w:tc>
          <w:tcPr>
            <w:tcW w:w="272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7BB0E4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LifeSystem_v1.1_FINAL</w:t>
            </w:r>
          </w:p>
        </w:tc>
        <w:tc>
          <w:tcPr>
            <w:tcW w:w="2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E1F765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2025-10-23 09:10 UTC</w:t>
            </w:r>
          </w:p>
        </w:tc>
        <w:tc>
          <w:tcPr>
            <w:tcW w:w="851"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80B921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6d2b…</w:t>
            </w:r>
          </w:p>
        </w:tc>
        <w:tc>
          <w:tcPr>
            <w:tcW w:w="9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EF055E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2a91…</w:t>
            </w:r>
          </w:p>
        </w:tc>
        <w:tc>
          <w:tcPr>
            <w:tcW w:w="113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51C0E5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Active</w:t>
            </w:r>
          </w:p>
        </w:tc>
      </w:tr>
    </w:tbl>
    <w:p w14:paraId="6A40798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468241D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Integrity verified via chained hashes (see Figure 1).</w:t>
      </w:r>
    </w:p>
    <w:p w14:paraId="0E241C77"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E — Weekly Audit Template</w:t>
      </w:r>
    </w:p>
    <w:tbl>
      <w:tblPr>
        <w:tblStyle w:val="a9"/>
        <w:tblW w:w="448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839"/>
        <w:gridCol w:w="2646"/>
      </w:tblGrid>
      <w:tr w:rsidR="00BD40F3" w:rsidRPr="00BC7EF4" w14:paraId="1F3F39EC" w14:textId="77777777">
        <w:trPr>
          <w:trHeight w:val="360"/>
        </w:trPr>
        <w:tc>
          <w:tcPr>
            <w:tcW w:w="183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A64A86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Field</w:t>
            </w:r>
          </w:p>
        </w:tc>
        <w:tc>
          <w:tcPr>
            <w:tcW w:w="2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29DEAA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Description</w:t>
            </w:r>
          </w:p>
        </w:tc>
      </w:tr>
      <w:tr w:rsidR="00BD40F3" w:rsidRPr="00BC7EF4" w14:paraId="27CF4FEB" w14:textId="77777777">
        <w:trPr>
          <w:trHeight w:val="360"/>
        </w:trPr>
        <w:tc>
          <w:tcPr>
            <w:tcW w:w="183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79DC9E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File ID</w:t>
            </w:r>
          </w:p>
        </w:tc>
        <w:tc>
          <w:tcPr>
            <w:tcW w:w="2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B56B0F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Unique name of artefact</w:t>
            </w:r>
          </w:p>
        </w:tc>
      </w:tr>
      <w:tr w:rsidR="00BD40F3" w:rsidRPr="00BC7EF4" w14:paraId="2242EB6A" w14:textId="77777777">
        <w:trPr>
          <w:trHeight w:val="360"/>
        </w:trPr>
        <w:tc>
          <w:tcPr>
            <w:tcW w:w="183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739A49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Numeric Path</w:t>
            </w:r>
          </w:p>
        </w:tc>
        <w:tc>
          <w:tcPr>
            <w:tcW w:w="2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96C13D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Canonical reference</w:t>
            </w:r>
          </w:p>
        </w:tc>
      </w:tr>
      <w:tr w:rsidR="00BD40F3" w:rsidRPr="00BC7EF4" w14:paraId="440FF88E" w14:textId="77777777">
        <w:trPr>
          <w:trHeight w:val="597"/>
        </w:trPr>
        <w:tc>
          <w:tcPr>
            <w:tcW w:w="183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C4E0B1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Verification Status</w:t>
            </w:r>
          </w:p>
        </w:tc>
        <w:tc>
          <w:tcPr>
            <w:tcW w:w="2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90C331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Pass / Fail / Pending</w:t>
            </w:r>
          </w:p>
        </w:tc>
      </w:tr>
      <w:tr w:rsidR="00BD40F3" w:rsidRPr="00BC7EF4" w14:paraId="21DC3BE8" w14:textId="77777777">
        <w:trPr>
          <w:trHeight w:val="597"/>
        </w:trPr>
        <w:tc>
          <w:tcPr>
            <w:tcW w:w="183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3BF303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lastRenderedPageBreak/>
              <w:t>Action Taken</w:t>
            </w:r>
          </w:p>
        </w:tc>
        <w:tc>
          <w:tcPr>
            <w:tcW w:w="2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8A94C2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Correction / Freeze / Defer</w:t>
            </w:r>
          </w:p>
        </w:tc>
      </w:tr>
      <w:tr w:rsidR="00BD40F3" w:rsidRPr="00BC7EF4" w14:paraId="1F84056D" w14:textId="77777777">
        <w:trPr>
          <w:trHeight w:val="360"/>
        </w:trPr>
        <w:tc>
          <w:tcPr>
            <w:tcW w:w="183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8F2F9C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Reviewer ID</w:t>
            </w:r>
          </w:p>
        </w:tc>
        <w:tc>
          <w:tcPr>
            <w:tcW w:w="2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C65914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Initials or AI tag</w:t>
            </w:r>
          </w:p>
        </w:tc>
      </w:tr>
    </w:tbl>
    <w:p w14:paraId="26D0E0E5"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65070CE"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F — Canonical ↔ Strategy Reconciliation Chart</w:t>
      </w:r>
    </w:p>
    <w:p w14:paraId="470470D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Matrix aligning numeric identifiers between the two authoritative artefacts.</w:t>
      </w:r>
    </w:p>
    <w:tbl>
      <w:tblPr>
        <w:tblStyle w:val="aa"/>
        <w:tblW w:w="6126"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773"/>
        <w:gridCol w:w="1347"/>
        <w:gridCol w:w="1520"/>
        <w:gridCol w:w="1486"/>
      </w:tblGrid>
      <w:tr w:rsidR="00BD40F3" w:rsidRPr="00BC7EF4" w14:paraId="3F7065F8" w14:textId="77777777">
        <w:trPr>
          <w:trHeight w:val="597"/>
        </w:trPr>
        <w:tc>
          <w:tcPr>
            <w:tcW w:w="177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069D86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Key</w:t>
            </w:r>
          </w:p>
        </w:tc>
        <w:tc>
          <w:tcPr>
            <w:tcW w:w="134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7A08BC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Strategy Ref</w:t>
            </w:r>
          </w:p>
        </w:tc>
        <w:tc>
          <w:tcPr>
            <w:tcW w:w="152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51F951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Canonical Ref</w:t>
            </w:r>
          </w:p>
        </w:tc>
        <w:tc>
          <w:tcPr>
            <w:tcW w:w="148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7A7122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Status</w:t>
            </w:r>
          </w:p>
        </w:tc>
      </w:tr>
      <w:tr w:rsidR="00BD40F3" w:rsidRPr="00BC7EF4" w14:paraId="2F635677" w14:textId="77777777">
        <w:trPr>
          <w:trHeight w:val="597"/>
        </w:trPr>
        <w:tc>
          <w:tcPr>
            <w:tcW w:w="177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604A1F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T1 Proceeds</w:t>
            </w:r>
          </w:p>
        </w:tc>
        <w:tc>
          <w:tcPr>
            <w:tcW w:w="134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AC6C73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Â§4.2</w:t>
            </w:r>
          </w:p>
        </w:tc>
        <w:tc>
          <w:tcPr>
            <w:tcW w:w="152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6D56931" w14:textId="77777777" w:rsidR="00BD40F3" w:rsidRPr="00BC7EF4" w:rsidRDefault="00B6649B" w:rsidP="00385F52">
            <w:pPr>
              <w:spacing w:after="120" w:line="276" w:lineRule="auto"/>
              <w:contextualSpacing/>
              <w:jc w:val="both"/>
              <w:rPr>
                <w:rFonts w:eastAsia="Times New Roman" w:cs="Times New Roman"/>
                <w:szCs w:val="24"/>
              </w:rPr>
            </w:pPr>
            <w:proofErr w:type="spellStart"/>
            <w:r w:rsidRPr="00BC7EF4">
              <w:rPr>
                <w:rFonts w:eastAsia="Times New Roman" w:cs="Times New Roman"/>
                <w:szCs w:val="24"/>
              </w:rPr>
              <w:t>SheetÂ§A</w:t>
            </w:r>
            <w:proofErr w:type="spellEnd"/>
          </w:p>
        </w:tc>
        <w:tc>
          <w:tcPr>
            <w:tcW w:w="148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43138F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Match</w:t>
            </w:r>
          </w:p>
        </w:tc>
      </w:tr>
      <w:tr w:rsidR="00BD40F3" w:rsidRPr="00BC7EF4" w14:paraId="3A24813F" w14:textId="77777777">
        <w:trPr>
          <w:trHeight w:val="597"/>
        </w:trPr>
        <w:tc>
          <w:tcPr>
            <w:tcW w:w="177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0F8DAF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T3 Proceeds</w:t>
            </w:r>
          </w:p>
        </w:tc>
        <w:tc>
          <w:tcPr>
            <w:tcW w:w="134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5F3FC82"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Â§4.3</w:t>
            </w:r>
          </w:p>
        </w:tc>
        <w:tc>
          <w:tcPr>
            <w:tcW w:w="152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C2AE077" w14:textId="77777777" w:rsidR="00BD40F3" w:rsidRPr="00BC7EF4" w:rsidRDefault="00B6649B" w:rsidP="00385F52">
            <w:pPr>
              <w:spacing w:after="120" w:line="276" w:lineRule="auto"/>
              <w:contextualSpacing/>
              <w:jc w:val="both"/>
              <w:rPr>
                <w:rFonts w:eastAsia="Times New Roman" w:cs="Times New Roman"/>
                <w:szCs w:val="24"/>
              </w:rPr>
            </w:pPr>
            <w:proofErr w:type="spellStart"/>
            <w:r w:rsidRPr="00BC7EF4">
              <w:rPr>
                <w:rFonts w:eastAsia="Times New Roman" w:cs="Times New Roman"/>
                <w:szCs w:val="24"/>
              </w:rPr>
              <w:t>SheetÂ§A</w:t>
            </w:r>
            <w:proofErr w:type="spellEnd"/>
          </w:p>
        </w:tc>
        <w:tc>
          <w:tcPr>
            <w:tcW w:w="148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3F21BE2"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Match</w:t>
            </w:r>
          </w:p>
        </w:tc>
      </w:tr>
      <w:tr w:rsidR="00BD40F3" w:rsidRPr="00BC7EF4" w14:paraId="6EB8013A" w14:textId="77777777">
        <w:trPr>
          <w:trHeight w:val="597"/>
        </w:trPr>
        <w:tc>
          <w:tcPr>
            <w:tcW w:w="177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57F270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FX Rate</w:t>
            </w:r>
          </w:p>
        </w:tc>
        <w:tc>
          <w:tcPr>
            <w:tcW w:w="134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A09FD6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Â§3.5</w:t>
            </w:r>
          </w:p>
        </w:tc>
        <w:tc>
          <w:tcPr>
            <w:tcW w:w="152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C4B56E7" w14:textId="77777777" w:rsidR="00BD40F3" w:rsidRPr="00BC7EF4" w:rsidRDefault="00B6649B" w:rsidP="00385F52">
            <w:pPr>
              <w:spacing w:after="120" w:line="276" w:lineRule="auto"/>
              <w:contextualSpacing/>
              <w:jc w:val="both"/>
              <w:rPr>
                <w:rFonts w:eastAsia="Times New Roman" w:cs="Times New Roman"/>
                <w:szCs w:val="24"/>
              </w:rPr>
            </w:pPr>
            <w:proofErr w:type="spellStart"/>
            <w:r w:rsidRPr="00BC7EF4">
              <w:rPr>
                <w:rFonts w:eastAsia="Times New Roman" w:cs="Times New Roman"/>
                <w:szCs w:val="24"/>
              </w:rPr>
              <w:t>SheetÂ§B</w:t>
            </w:r>
            <w:proofErr w:type="spellEnd"/>
          </w:p>
        </w:tc>
        <w:tc>
          <w:tcPr>
            <w:tcW w:w="148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151806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Match</w:t>
            </w:r>
          </w:p>
        </w:tc>
      </w:tr>
      <w:tr w:rsidR="00BD40F3" w:rsidRPr="00BC7EF4" w14:paraId="27DB4A6C" w14:textId="77777777">
        <w:trPr>
          <w:trHeight w:val="597"/>
        </w:trPr>
        <w:tc>
          <w:tcPr>
            <w:tcW w:w="177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413FA0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ALCPB Holdings</w:t>
            </w:r>
          </w:p>
        </w:tc>
        <w:tc>
          <w:tcPr>
            <w:tcW w:w="134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D6C481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Â§4.4</w:t>
            </w:r>
          </w:p>
        </w:tc>
        <w:tc>
          <w:tcPr>
            <w:tcW w:w="152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E16A13A" w14:textId="77777777" w:rsidR="00BD40F3" w:rsidRPr="00BC7EF4" w:rsidRDefault="00B6649B" w:rsidP="00385F52">
            <w:pPr>
              <w:spacing w:after="120" w:line="276" w:lineRule="auto"/>
              <w:contextualSpacing/>
              <w:jc w:val="both"/>
              <w:rPr>
                <w:rFonts w:eastAsia="Times New Roman" w:cs="Times New Roman"/>
                <w:szCs w:val="24"/>
              </w:rPr>
            </w:pPr>
            <w:proofErr w:type="spellStart"/>
            <w:r w:rsidRPr="00BC7EF4">
              <w:rPr>
                <w:rFonts w:eastAsia="Times New Roman" w:cs="Times New Roman"/>
                <w:szCs w:val="24"/>
              </w:rPr>
              <w:t>SheetÂ§A</w:t>
            </w:r>
            <w:proofErr w:type="spellEnd"/>
          </w:p>
        </w:tc>
        <w:tc>
          <w:tcPr>
            <w:tcW w:w="148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534061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Match</w:t>
            </w:r>
          </w:p>
        </w:tc>
      </w:tr>
      <w:tr w:rsidR="00BD40F3" w:rsidRPr="00BC7EF4" w14:paraId="62701A4A" w14:textId="77777777">
        <w:trPr>
          <w:trHeight w:val="360"/>
        </w:trPr>
        <w:tc>
          <w:tcPr>
            <w:tcW w:w="177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2C2DA71" w14:textId="77777777" w:rsidR="00BD40F3" w:rsidRPr="00BC7EF4" w:rsidRDefault="00BD40F3" w:rsidP="00385F52">
            <w:pPr>
              <w:spacing w:after="120" w:line="276" w:lineRule="auto"/>
              <w:contextualSpacing/>
              <w:jc w:val="both"/>
              <w:rPr>
                <w:rFonts w:eastAsia="Times New Roman" w:cs="Times New Roman"/>
                <w:szCs w:val="24"/>
              </w:rPr>
            </w:pPr>
          </w:p>
        </w:tc>
        <w:tc>
          <w:tcPr>
            <w:tcW w:w="134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842E649" w14:textId="77777777" w:rsidR="00BD40F3" w:rsidRPr="00BC7EF4" w:rsidRDefault="00BD40F3" w:rsidP="00385F52">
            <w:pPr>
              <w:spacing w:after="120" w:line="276" w:lineRule="auto"/>
              <w:contextualSpacing/>
              <w:jc w:val="both"/>
              <w:rPr>
                <w:rFonts w:eastAsia="Times New Roman" w:cs="Times New Roman"/>
                <w:szCs w:val="24"/>
              </w:rPr>
            </w:pPr>
          </w:p>
        </w:tc>
        <w:tc>
          <w:tcPr>
            <w:tcW w:w="152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9895211" w14:textId="77777777" w:rsidR="00BD40F3" w:rsidRPr="00BC7EF4" w:rsidRDefault="00BD40F3" w:rsidP="00385F52">
            <w:pPr>
              <w:spacing w:after="120" w:line="276" w:lineRule="auto"/>
              <w:contextualSpacing/>
              <w:jc w:val="both"/>
              <w:rPr>
                <w:rFonts w:eastAsia="Times New Roman" w:cs="Times New Roman"/>
                <w:szCs w:val="24"/>
              </w:rPr>
            </w:pPr>
          </w:p>
        </w:tc>
        <w:tc>
          <w:tcPr>
            <w:tcW w:w="148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41E1DF6" w14:textId="77777777" w:rsidR="00BD40F3" w:rsidRPr="00BC7EF4" w:rsidRDefault="00BD40F3" w:rsidP="00385F52">
            <w:pPr>
              <w:spacing w:after="120" w:line="276" w:lineRule="auto"/>
              <w:contextualSpacing/>
              <w:jc w:val="both"/>
              <w:rPr>
                <w:rFonts w:eastAsia="Times New Roman" w:cs="Times New Roman"/>
                <w:szCs w:val="24"/>
              </w:rPr>
            </w:pPr>
          </w:p>
        </w:tc>
      </w:tr>
    </w:tbl>
    <w:p w14:paraId="01AD845E"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8BBCAC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Discrepancies = 0 after A6 activation (see Figure 2).</w:t>
      </w:r>
    </w:p>
    <w:p w14:paraId="57605E09" w14:textId="77777777" w:rsidR="00BD40F3" w:rsidRPr="00BC7EF4" w:rsidRDefault="00B6649B" w:rsidP="00385F52">
      <w:pPr>
        <w:spacing w:after="120" w:line="276" w:lineRule="auto"/>
        <w:ind w:firstLine="720"/>
        <w:contextualSpacing/>
        <w:jc w:val="both"/>
        <w:rPr>
          <w:rFonts w:eastAsia="Times New Roman" w:cs="Times New Roman"/>
          <w:i/>
          <w:szCs w:val="24"/>
        </w:rPr>
      </w:pPr>
      <w:r w:rsidRPr="00BC7EF4">
        <w:rPr>
          <w:rFonts w:eastAsia="Times New Roman" w:cs="Times New Roman"/>
          <w:b/>
          <w:i/>
          <w:szCs w:val="24"/>
        </w:rPr>
        <w:t>Appendix G — Ethical Review Checklist</w:t>
      </w:r>
    </w:p>
    <w:tbl>
      <w:tblPr>
        <w:tblStyle w:val="ab"/>
        <w:tblW w:w="6126"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2074"/>
        <w:gridCol w:w="1643"/>
        <w:gridCol w:w="2409"/>
      </w:tblGrid>
      <w:tr w:rsidR="00BD40F3" w:rsidRPr="00BC7EF4" w14:paraId="434A8031" w14:textId="77777777">
        <w:trPr>
          <w:trHeight w:val="597"/>
        </w:trPr>
        <w:tc>
          <w:tcPr>
            <w:tcW w:w="207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704735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Criterion</w:t>
            </w:r>
          </w:p>
        </w:tc>
        <w:tc>
          <w:tcPr>
            <w:tcW w:w="16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0C96B9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Verification</w:t>
            </w:r>
          </w:p>
        </w:tc>
        <w:tc>
          <w:tcPr>
            <w:tcW w:w="240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A30F59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Notes</w:t>
            </w:r>
          </w:p>
        </w:tc>
      </w:tr>
      <w:tr w:rsidR="00BD40F3" w:rsidRPr="00BC7EF4" w14:paraId="1826B35D" w14:textId="77777777">
        <w:trPr>
          <w:trHeight w:val="360"/>
        </w:trPr>
        <w:tc>
          <w:tcPr>
            <w:tcW w:w="207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C24A5A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Consent logged</w:t>
            </w:r>
          </w:p>
        </w:tc>
        <w:tc>
          <w:tcPr>
            <w:tcW w:w="16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4F3C6F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ascii="Segoe UI Symbol" w:eastAsia="Quattrocento Sans" w:hAnsi="Segoe UI Symbol" w:cs="Segoe UI Symbol"/>
                <w:szCs w:val="24"/>
              </w:rPr>
              <w:t>✓</w:t>
            </w:r>
          </w:p>
        </w:tc>
        <w:tc>
          <w:tcPr>
            <w:tcW w:w="240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723EC22"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Daily Pulse entry</w:t>
            </w:r>
          </w:p>
        </w:tc>
      </w:tr>
      <w:tr w:rsidR="00BD40F3" w:rsidRPr="00BC7EF4" w14:paraId="27F8483D" w14:textId="77777777">
        <w:trPr>
          <w:trHeight w:val="597"/>
        </w:trPr>
        <w:tc>
          <w:tcPr>
            <w:tcW w:w="207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FBBB68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Private data redacted</w:t>
            </w:r>
          </w:p>
        </w:tc>
        <w:tc>
          <w:tcPr>
            <w:tcW w:w="16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F5708C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ascii="Segoe UI Symbol" w:eastAsia="Quattrocento Sans" w:hAnsi="Segoe UI Symbol" w:cs="Segoe UI Symbol"/>
                <w:szCs w:val="24"/>
              </w:rPr>
              <w:t>✓</w:t>
            </w:r>
          </w:p>
        </w:tc>
        <w:tc>
          <w:tcPr>
            <w:tcW w:w="240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8F9888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No PII in canonical</w:t>
            </w:r>
          </w:p>
        </w:tc>
      </w:tr>
      <w:tr w:rsidR="00BD40F3" w:rsidRPr="00BC7EF4" w14:paraId="570E5088" w14:textId="77777777">
        <w:trPr>
          <w:trHeight w:val="360"/>
        </w:trPr>
        <w:tc>
          <w:tcPr>
            <w:tcW w:w="207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AF81CC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Freeze breach</w:t>
            </w:r>
          </w:p>
        </w:tc>
        <w:tc>
          <w:tcPr>
            <w:tcW w:w="16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B750F95" w14:textId="77777777" w:rsidR="00BD40F3" w:rsidRPr="00BC7EF4" w:rsidRDefault="00BD40F3" w:rsidP="00385F52">
            <w:pPr>
              <w:spacing w:after="120" w:line="276" w:lineRule="auto"/>
              <w:contextualSpacing/>
              <w:jc w:val="both"/>
              <w:rPr>
                <w:rFonts w:eastAsia="Times New Roman" w:cs="Times New Roman"/>
                <w:szCs w:val="24"/>
              </w:rPr>
            </w:pPr>
          </w:p>
        </w:tc>
        <w:tc>
          <w:tcPr>
            <w:tcW w:w="240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E3826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None recorded</w:t>
            </w:r>
          </w:p>
        </w:tc>
      </w:tr>
      <w:tr w:rsidR="00BD40F3" w:rsidRPr="00BC7EF4" w14:paraId="427C1940" w14:textId="77777777">
        <w:trPr>
          <w:trHeight w:val="360"/>
        </w:trPr>
        <w:tc>
          <w:tcPr>
            <w:tcW w:w="207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B34445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Audit trail intact</w:t>
            </w:r>
          </w:p>
        </w:tc>
        <w:tc>
          <w:tcPr>
            <w:tcW w:w="16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F2F0D7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ascii="Segoe UI Symbol" w:eastAsia="Quattrocento Sans" w:hAnsi="Segoe UI Symbol" w:cs="Segoe UI Symbol"/>
                <w:szCs w:val="24"/>
              </w:rPr>
              <w:t>✓</w:t>
            </w:r>
          </w:p>
        </w:tc>
        <w:tc>
          <w:tcPr>
            <w:tcW w:w="240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B24166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Hashes verified</w:t>
            </w:r>
          </w:p>
        </w:tc>
      </w:tr>
      <w:tr w:rsidR="00BD40F3" w:rsidRPr="00BC7EF4" w14:paraId="3BF17D05" w14:textId="77777777">
        <w:trPr>
          <w:trHeight w:val="597"/>
        </w:trPr>
        <w:tc>
          <w:tcPr>
            <w:tcW w:w="207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DE1900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Revocability test</w:t>
            </w:r>
          </w:p>
        </w:tc>
        <w:tc>
          <w:tcPr>
            <w:tcW w:w="16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16040D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ascii="Segoe UI Symbol" w:eastAsia="Quattrocento Sans" w:hAnsi="Segoe UI Symbol" w:cs="Segoe UI Symbol"/>
                <w:szCs w:val="24"/>
              </w:rPr>
              <w:t>✓</w:t>
            </w:r>
          </w:p>
        </w:tc>
        <w:tc>
          <w:tcPr>
            <w:tcW w:w="240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4A3D36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Manual override OK</w:t>
            </w:r>
          </w:p>
        </w:tc>
      </w:tr>
    </w:tbl>
    <w:p w14:paraId="3A55EC8D"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D60BEDC"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H — Cadence Timetable</w:t>
      </w:r>
    </w:p>
    <w:tbl>
      <w:tblPr>
        <w:tblStyle w:val="ac"/>
        <w:tblW w:w="666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307"/>
        <w:gridCol w:w="3740"/>
        <w:gridCol w:w="1613"/>
      </w:tblGrid>
      <w:tr w:rsidR="00BD40F3" w:rsidRPr="00BC7EF4" w14:paraId="1148B124" w14:textId="77777777">
        <w:trPr>
          <w:trHeight w:val="360"/>
        </w:trPr>
        <w:tc>
          <w:tcPr>
            <w:tcW w:w="130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386A509" w14:textId="77777777" w:rsidR="00BD40F3" w:rsidRPr="00BC7EF4" w:rsidRDefault="00BD40F3" w:rsidP="00385F52">
            <w:pPr>
              <w:spacing w:after="120" w:line="276" w:lineRule="auto"/>
              <w:contextualSpacing/>
              <w:jc w:val="both"/>
              <w:rPr>
                <w:rFonts w:eastAsia="Times New Roman" w:cs="Times New Roman"/>
                <w:szCs w:val="24"/>
              </w:rPr>
            </w:pPr>
          </w:p>
        </w:tc>
        <w:tc>
          <w:tcPr>
            <w:tcW w:w="3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F761D1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Activity</w:t>
            </w:r>
          </w:p>
        </w:tc>
        <w:tc>
          <w:tcPr>
            <w:tcW w:w="16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145E40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Purpose</w:t>
            </w:r>
          </w:p>
        </w:tc>
      </w:tr>
      <w:tr w:rsidR="00BD40F3" w:rsidRPr="00BC7EF4" w14:paraId="6CA0C075" w14:textId="77777777">
        <w:trPr>
          <w:trHeight w:val="597"/>
        </w:trPr>
        <w:tc>
          <w:tcPr>
            <w:tcW w:w="130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CC05D1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Daily</w:t>
            </w:r>
          </w:p>
        </w:tc>
        <w:tc>
          <w:tcPr>
            <w:tcW w:w="3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ABFF8D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Pulse (1 priority + friction → action)</w:t>
            </w:r>
          </w:p>
        </w:tc>
        <w:tc>
          <w:tcPr>
            <w:tcW w:w="16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1BB61B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Context binding</w:t>
            </w:r>
          </w:p>
        </w:tc>
      </w:tr>
      <w:tr w:rsidR="00BD40F3" w:rsidRPr="00BC7EF4" w14:paraId="24B3B366" w14:textId="77777777">
        <w:trPr>
          <w:trHeight w:val="597"/>
        </w:trPr>
        <w:tc>
          <w:tcPr>
            <w:tcW w:w="130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E0448E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Weekly</w:t>
            </w:r>
          </w:p>
        </w:tc>
        <w:tc>
          <w:tcPr>
            <w:tcW w:w="3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56EB93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Review (wins + blockers + next 3 moves)</w:t>
            </w:r>
          </w:p>
        </w:tc>
        <w:tc>
          <w:tcPr>
            <w:tcW w:w="16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3C3417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Rhythm</w:t>
            </w:r>
          </w:p>
        </w:tc>
      </w:tr>
      <w:tr w:rsidR="00BD40F3" w:rsidRPr="00BC7EF4" w14:paraId="309169A5" w14:textId="77777777">
        <w:trPr>
          <w:trHeight w:val="360"/>
        </w:trPr>
        <w:tc>
          <w:tcPr>
            <w:tcW w:w="130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CF60E0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Monthly</w:t>
            </w:r>
          </w:p>
        </w:tc>
        <w:tc>
          <w:tcPr>
            <w:tcW w:w="3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684B7F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Audit (reconcile files + numbers)</w:t>
            </w:r>
          </w:p>
        </w:tc>
        <w:tc>
          <w:tcPr>
            <w:tcW w:w="16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C92A35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Integrity</w:t>
            </w:r>
          </w:p>
        </w:tc>
      </w:tr>
      <w:tr w:rsidR="00BD40F3" w:rsidRPr="00BC7EF4" w14:paraId="3DC800CC" w14:textId="77777777">
        <w:trPr>
          <w:trHeight w:val="597"/>
        </w:trPr>
        <w:tc>
          <w:tcPr>
            <w:tcW w:w="130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58EB06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Quarterly</w:t>
            </w:r>
          </w:p>
        </w:tc>
        <w:tc>
          <w:tcPr>
            <w:tcW w:w="3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E11B0D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Freeze (lock structure 90 days)</w:t>
            </w:r>
          </w:p>
        </w:tc>
        <w:tc>
          <w:tcPr>
            <w:tcW w:w="16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7B8F62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Stability</w:t>
            </w:r>
          </w:p>
        </w:tc>
      </w:tr>
    </w:tbl>
    <w:p w14:paraId="3CD368A7"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1562A0A4"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lastRenderedPageBreak/>
        <w:t>Appendix I — Glossary of Terms</w:t>
      </w:r>
    </w:p>
    <w:tbl>
      <w:tblPr>
        <w:tblStyle w:val="ad"/>
        <w:tblW w:w="597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2268"/>
        <w:gridCol w:w="3702"/>
      </w:tblGrid>
      <w:tr w:rsidR="00BD40F3" w:rsidRPr="00BC7EF4" w14:paraId="759930D9" w14:textId="77777777">
        <w:trPr>
          <w:trHeight w:val="360"/>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3B9827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Term</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ECF666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Definition</w:t>
            </w:r>
          </w:p>
        </w:tc>
      </w:tr>
      <w:tr w:rsidR="00BD40F3" w:rsidRPr="00BC7EF4" w14:paraId="01AF967D" w14:textId="77777777">
        <w:trPr>
          <w:trHeight w:val="360"/>
        </w:trPr>
        <w:tc>
          <w:tcPr>
            <w:tcW w:w="226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0F3D92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Canonical</w:t>
            </w:r>
          </w:p>
        </w:tc>
        <w:tc>
          <w:tcPr>
            <w:tcW w:w="370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5DEDC1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Authoritative numeric source</w:t>
            </w:r>
          </w:p>
        </w:tc>
      </w:tr>
      <w:tr w:rsidR="00BD40F3" w:rsidRPr="00BC7EF4" w14:paraId="3ADAF34B" w14:textId="77777777">
        <w:trPr>
          <w:trHeight w:val="360"/>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82CEB6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Compaction</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E4F14B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Periodic summarisation of context</w:t>
            </w:r>
          </w:p>
        </w:tc>
      </w:tr>
      <w:tr w:rsidR="00BD40F3" w:rsidRPr="00BC7EF4" w14:paraId="1EBAEB6E" w14:textId="77777777">
        <w:trPr>
          <w:trHeight w:val="360"/>
        </w:trPr>
        <w:tc>
          <w:tcPr>
            <w:tcW w:w="226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CB4684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Freeze Regime</w:t>
            </w:r>
          </w:p>
        </w:tc>
        <w:tc>
          <w:tcPr>
            <w:tcW w:w="370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011321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90-day structural lock</w:t>
            </w:r>
          </w:p>
        </w:tc>
      </w:tr>
      <w:tr w:rsidR="00BD40F3" w:rsidRPr="00BC7EF4" w14:paraId="4B4F630E" w14:textId="77777777">
        <w:trPr>
          <w:trHeight w:val="597"/>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3E69D5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Gift-Capture Governor</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12F36A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Algorithm A8 for upside optimisation</w:t>
            </w:r>
          </w:p>
        </w:tc>
      </w:tr>
      <w:tr w:rsidR="00BD40F3" w:rsidRPr="00BC7EF4" w14:paraId="52061513" w14:textId="77777777">
        <w:trPr>
          <w:trHeight w:val="360"/>
        </w:trPr>
        <w:tc>
          <w:tcPr>
            <w:tcW w:w="226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F97DC2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Drift Diagnostics</w:t>
            </w:r>
          </w:p>
        </w:tc>
        <w:tc>
          <w:tcPr>
            <w:tcW w:w="370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FE5129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Hash-based error detection</w:t>
            </w:r>
          </w:p>
        </w:tc>
      </w:tr>
      <w:tr w:rsidR="00BD40F3" w:rsidRPr="00BC7EF4" w14:paraId="6F5F7AA1" w14:textId="77777777">
        <w:trPr>
          <w:trHeight w:val="597"/>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E634FE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Cadence</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2FDD84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Scheduled rituals (</w:t>
            </w:r>
            <w:proofErr w:type="spellStart"/>
            <w:r w:rsidRPr="00BC7EF4">
              <w:rPr>
                <w:rFonts w:eastAsia="Times New Roman" w:cs="Times New Roman"/>
                <w:szCs w:val="24"/>
              </w:rPr>
              <w:t>Daily→Quarterly</w:t>
            </w:r>
            <w:proofErr w:type="spellEnd"/>
            <w:r w:rsidRPr="00BC7EF4">
              <w:rPr>
                <w:rFonts w:eastAsia="Times New Roman" w:cs="Times New Roman"/>
                <w:szCs w:val="24"/>
              </w:rPr>
              <w:t>)</w:t>
            </w:r>
          </w:p>
        </w:tc>
      </w:tr>
      <w:tr w:rsidR="00BD40F3" w:rsidRPr="00BC7EF4" w14:paraId="1D978F8C" w14:textId="77777777">
        <w:trPr>
          <w:trHeight w:val="360"/>
        </w:trPr>
        <w:tc>
          <w:tcPr>
            <w:tcW w:w="226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CF053F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Audit Trail</w:t>
            </w:r>
          </w:p>
        </w:tc>
        <w:tc>
          <w:tcPr>
            <w:tcW w:w="370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AD23712"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Immutable record of actions</w:t>
            </w:r>
          </w:p>
        </w:tc>
      </w:tr>
      <w:tr w:rsidR="00BD40F3" w:rsidRPr="00BC7EF4" w14:paraId="5457CE98" w14:textId="77777777">
        <w:trPr>
          <w:trHeight w:val="360"/>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A6AB7D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ESH</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B1A8B1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Emotional Stability Hook</w:t>
            </w:r>
          </w:p>
        </w:tc>
      </w:tr>
    </w:tbl>
    <w:p w14:paraId="479D8F1C" w14:textId="77777777" w:rsidR="00BD40F3" w:rsidRPr="00BC7EF4" w:rsidRDefault="00BD40F3" w:rsidP="00385F52">
      <w:pPr>
        <w:keepNext/>
        <w:keepLines/>
        <w:spacing w:after="120" w:line="276" w:lineRule="auto"/>
        <w:ind w:firstLine="720"/>
        <w:contextualSpacing/>
        <w:jc w:val="both"/>
        <w:rPr>
          <w:rFonts w:eastAsia="Times New Roman" w:cs="Times New Roman"/>
          <w:szCs w:val="24"/>
        </w:rPr>
      </w:pPr>
    </w:p>
    <w:p w14:paraId="0288029D"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J — Supplementary Materials (Artifact Overview)</w:t>
      </w:r>
    </w:p>
    <w:p w14:paraId="36D8E18E"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Available artefacts for replication:</w:t>
      </w:r>
    </w:p>
    <w:p w14:paraId="3951D7FC" w14:textId="77777777" w:rsidR="00BD40F3" w:rsidRPr="00BC7EF4" w:rsidRDefault="00B6649B" w:rsidP="00385F52">
      <w:pPr>
        <w:numPr>
          <w:ilvl w:val="0"/>
          <w:numId w:val="2"/>
        </w:numPr>
        <w:spacing w:after="120" w:line="276" w:lineRule="auto"/>
        <w:ind w:firstLine="720"/>
        <w:contextualSpacing/>
        <w:jc w:val="both"/>
        <w:rPr>
          <w:rFonts w:cs="Times New Roman"/>
          <w:szCs w:val="24"/>
        </w:rPr>
      </w:pPr>
      <w:r w:rsidRPr="00BC7EF4">
        <w:rPr>
          <w:rFonts w:eastAsia="Times New Roman" w:cs="Times New Roman"/>
          <w:szCs w:val="24"/>
        </w:rPr>
        <w:t>Strategy_Master_v4.0_FINAL</w:t>
      </w:r>
    </w:p>
    <w:p w14:paraId="13D7AF66"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Canonical_Numbers_Sheet_v2.0_FINAL</w:t>
      </w:r>
    </w:p>
    <w:p w14:paraId="54708F28"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Life_System_Master_v1.1_FINAL_with_File_Registry</w:t>
      </w:r>
    </w:p>
    <w:p w14:paraId="7D30C6B9"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Drift-Diagnostics Logs</w:t>
      </w:r>
    </w:p>
    <w:p w14:paraId="53449533"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Checksum Registry Snapshots</w:t>
      </w:r>
    </w:p>
    <w:p w14:paraId="091CB83F"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Audit Templates</w:t>
      </w:r>
    </w:p>
    <w:p w14:paraId="2DD4FFE3"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A-Control Algorithm Code Snippets</w:t>
      </w:r>
    </w:p>
    <w:p w14:paraId="5F696761"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Compaction Digests</w:t>
      </w:r>
    </w:p>
    <w:p w14:paraId="69AFCBC1"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All materials stored under structured repository ID RMAI-2025-10-25.</w:t>
      </w:r>
    </w:p>
    <w:p w14:paraId="18288AF3"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66674BF7"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10021227" w14:textId="77777777" w:rsidR="002605B3" w:rsidRDefault="002605B3" w:rsidP="00385F52">
      <w:pPr>
        <w:spacing w:after="120" w:line="276" w:lineRule="auto"/>
        <w:ind w:firstLine="720"/>
        <w:contextualSpacing/>
        <w:jc w:val="both"/>
        <w:rPr>
          <w:rFonts w:eastAsia="Times New Roman" w:cs="Times New Roman"/>
          <w:b/>
          <w:szCs w:val="24"/>
        </w:rPr>
      </w:pPr>
    </w:p>
    <w:p w14:paraId="3C1FE211" w14:textId="77777777" w:rsidR="002605B3" w:rsidRDefault="002605B3" w:rsidP="00385F52">
      <w:pPr>
        <w:spacing w:after="120" w:line="276" w:lineRule="auto"/>
        <w:ind w:firstLine="720"/>
        <w:contextualSpacing/>
        <w:jc w:val="both"/>
        <w:rPr>
          <w:rFonts w:eastAsia="Times New Roman" w:cs="Times New Roman"/>
          <w:b/>
          <w:szCs w:val="24"/>
        </w:rPr>
      </w:pPr>
    </w:p>
    <w:p w14:paraId="13A3A289" w14:textId="77777777" w:rsidR="002605B3" w:rsidRDefault="002605B3" w:rsidP="00385F52">
      <w:pPr>
        <w:spacing w:after="120" w:line="276" w:lineRule="auto"/>
        <w:ind w:firstLine="720"/>
        <w:contextualSpacing/>
        <w:jc w:val="both"/>
        <w:rPr>
          <w:rFonts w:eastAsia="Times New Roman" w:cs="Times New Roman"/>
          <w:b/>
          <w:szCs w:val="24"/>
        </w:rPr>
      </w:pPr>
    </w:p>
    <w:p w14:paraId="7F7A26F9" w14:textId="77777777" w:rsidR="002605B3" w:rsidRDefault="002605B3" w:rsidP="00385F52">
      <w:pPr>
        <w:spacing w:after="120" w:line="276" w:lineRule="auto"/>
        <w:ind w:firstLine="720"/>
        <w:contextualSpacing/>
        <w:jc w:val="both"/>
        <w:rPr>
          <w:rFonts w:eastAsia="Times New Roman" w:cs="Times New Roman"/>
          <w:b/>
          <w:szCs w:val="24"/>
        </w:rPr>
      </w:pPr>
    </w:p>
    <w:p w14:paraId="14B01ACB" w14:textId="77777777" w:rsidR="002605B3" w:rsidRDefault="002605B3" w:rsidP="00385F52">
      <w:pPr>
        <w:spacing w:after="120" w:line="276" w:lineRule="auto"/>
        <w:ind w:firstLine="720"/>
        <w:contextualSpacing/>
        <w:jc w:val="both"/>
        <w:rPr>
          <w:rFonts w:eastAsia="Times New Roman" w:cs="Times New Roman"/>
          <w:b/>
          <w:szCs w:val="24"/>
        </w:rPr>
      </w:pPr>
    </w:p>
    <w:p w14:paraId="0BE37A70" w14:textId="77777777" w:rsidR="002605B3" w:rsidRDefault="002605B3" w:rsidP="00385F52">
      <w:pPr>
        <w:spacing w:after="120" w:line="276" w:lineRule="auto"/>
        <w:ind w:firstLine="720"/>
        <w:contextualSpacing/>
        <w:jc w:val="both"/>
        <w:rPr>
          <w:rFonts w:eastAsia="Times New Roman" w:cs="Times New Roman"/>
          <w:b/>
          <w:szCs w:val="24"/>
        </w:rPr>
      </w:pPr>
    </w:p>
    <w:p w14:paraId="21D55352" w14:textId="77777777" w:rsidR="002605B3" w:rsidRDefault="002605B3" w:rsidP="00385F52">
      <w:pPr>
        <w:spacing w:after="120" w:line="276" w:lineRule="auto"/>
        <w:ind w:firstLine="720"/>
        <w:contextualSpacing/>
        <w:jc w:val="both"/>
        <w:rPr>
          <w:rFonts w:eastAsia="Times New Roman" w:cs="Times New Roman"/>
          <w:b/>
          <w:szCs w:val="24"/>
        </w:rPr>
      </w:pPr>
    </w:p>
    <w:p w14:paraId="264721D0" w14:textId="77777777" w:rsidR="002605B3" w:rsidRDefault="002605B3" w:rsidP="00385F52">
      <w:pPr>
        <w:spacing w:after="120" w:line="276" w:lineRule="auto"/>
        <w:ind w:firstLine="720"/>
        <w:contextualSpacing/>
        <w:jc w:val="both"/>
        <w:rPr>
          <w:rFonts w:eastAsia="Times New Roman" w:cs="Times New Roman"/>
          <w:b/>
          <w:szCs w:val="24"/>
        </w:rPr>
      </w:pPr>
    </w:p>
    <w:p w14:paraId="3286E12B" w14:textId="77777777" w:rsidR="002605B3" w:rsidRDefault="002605B3" w:rsidP="00385F52">
      <w:pPr>
        <w:spacing w:after="120" w:line="276" w:lineRule="auto"/>
        <w:ind w:firstLine="720"/>
        <w:contextualSpacing/>
        <w:jc w:val="both"/>
        <w:rPr>
          <w:rFonts w:eastAsia="Times New Roman" w:cs="Times New Roman"/>
          <w:b/>
          <w:szCs w:val="24"/>
        </w:rPr>
      </w:pPr>
    </w:p>
    <w:p w14:paraId="70BDD5C5" w14:textId="77777777" w:rsidR="003E5C2C" w:rsidRDefault="003E5C2C" w:rsidP="00385F52">
      <w:pPr>
        <w:spacing w:after="120" w:line="276" w:lineRule="auto"/>
        <w:ind w:firstLine="720"/>
        <w:contextualSpacing/>
        <w:jc w:val="both"/>
        <w:rPr>
          <w:rFonts w:eastAsia="Times New Roman" w:cs="Times New Roman"/>
          <w:b/>
          <w:szCs w:val="24"/>
        </w:rPr>
      </w:pPr>
    </w:p>
    <w:p w14:paraId="5C40EC6C" w14:textId="77777777" w:rsidR="003E5C2C" w:rsidRDefault="003E5C2C" w:rsidP="00385F52">
      <w:pPr>
        <w:spacing w:after="120" w:line="276" w:lineRule="auto"/>
        <w:ind w:firstLine="720"/>
        <w:contextualSpacing/>
        <w:jc w:val="both"/>
        <w:rPr>
          <w:rFonts w:eastAsia="Times New Roman" w:cs="Times New Roman"/>
          <w:b/>
          <w:szCs w:val="24"/>
        </w:rPr>
      </w:pPr>
    </w:p>
    <w:p w14:paraId="383DB803" w14:textId="77777777" w:rsidR="003E5C2C" w:rsidRDefault="003E5C2C" w:rsidP="00385F52">
      <w:pPr>
        <w:spacing w:after="120" w:line="276" w:lineRule="auto"/>
        <w:ind w:firstLine="720"/>
        <w:contextualSpacing/>
        <w:jc w:val="both"/>
        <w:rPr>
          <w:rFonts w:eastAsia="Times New Roman" w:cs="Times New Roman"/>
          <w:b/>
          <w:szCs w:val="24"/>
        </w:rPr>
      </w:pPr>
    </w:p>
    <w:p w14:paraId="6D7D0614" w14:textId="77777777" w:rsidR="002605B3" w:rsidRDefault="002605B3" w:rsidP="00385F52">
      <w:pPr>
        <w:spacing w:after="120" w:line="276" w:lineRule="auto"/>
        <w:ind w:firstLine="720"/>
        <w:contextualSpacing/>
        <w:jc w:val="both"/>
        <w:rPr>
          <w:rFonts w:eastAsia="Times New Roman" w:cs="Times New Roman"/>
          <w:b/>
          <w:szCs w:val="24"/>
        </w:rPr>
      </w:pPr>
    </w:p>
    <w:p w14:paraId="0E1569B5" w14:textId="77777777" w:rsidR="002605B3" w:rsidRDefault="002605B3" w:rsidP="00385F52">
      <w:pPr>
        <w:spacing w:after="120" w:line="276" w:lineRule="auto"/>
        <w:ind w:firstLine="720"/>
        <w:contextualSpacing/>
        <w:jc w:val="both"/>
        <w:rPr>
          <w:rFonts w:eastAsia="Times New Roman" w:cs="Times New Roman"/>
          <w:b/>
          <w:szCs w:val="24"/>
        </w:rPr>
      </w:pPr>
    </w:p>
    <w:p w14:paraId="16000370" w14:textId="77777777" w:rsidR="002605B3" w:rsidRDefault="002605B3" w:rsidP="00385F52">
      <w:pPr>
        <w:spacing w:after="120" w:line="276" w:lineRule="auto"/>
        <w:ind w:firstLine="720"/>
        <w:contextualSpacing/>
        <w:jc w:val="both"/>
        <w:rPr>
          <w:rFonts w:eastAsia="Times New Roman" w:cs="Times New Roman"/>
          <w:b/>
          <w:szCs w:val="24"/>
        </w:rPr>
      </w:pPr>
    </w:p>
    <w:p w14:paraId="218A8ACB" w14:textId="1990902B" w:rsidR="00BD40F3" w:rsidRDefault="00B6649B" w:rsidP="00385F52">
      <w:pPr>
        <w:spacing w:after="120" w:line="276" w:lineRule="auto"/>
        <w:ind w:firstLine="720"/>
        <w:contextualSpacing/>
        <w:jc w:val="both"/>
        <w:rPr>
          <w:rFonts w:eastAsia="Times New Roman" w:cs="Times New Roman"/>
          <w:b/>
          <w:szCs w:val="24"/>
        </w:rPr>
      </w:pPr>
      <w:r w:rsidRPr="00BC7EF4">
        <w:rPr>
          <w:rFonts w:eastAsia="Times New Roman" w:cs="Times New Roman"/>
          <w:b/>
          <w:szCs w:val="24"/>
        </w:rPr>
        <w:lastRenderedPageBreak/>
        <w:t>Figures</w:t>
      </w:r>
    </w:p>
    <w:p w14:paraId="75D497AE" w14:textId="77777777" w:rsidR="00800D32" w:rsidRPr="00BC7EF4" w:rsidRDefault="00800D32" w:rsidP="00385F52">
      <w:pPr>
        <w:spacing w:after="120" w:line="276" w:lineRule="auto"/>
        <w:ind w:firstLine="720"/>
        <w:contextualSpacing/>
        <w:jc w:val="both"/>
        <w:rPr>
          <w:rFonts w:eastAsia="Times New Roman" w:cs="Times New Roman"/>
          <w:b/>
          <w:szCs w:val="24"/>
        </w:rPr>
      </w:pPr>
    </w:p>
    <w:p w14:paraId="5AFB57A0"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775D72B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Figure 1 — Authoritative Files Architecture</w:t>
      </w:r>
    </w:p>
    <w:p w14:paraId="570684E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Directed acyclic graph of canonical flow</w:t>
      </w:r>
    </w:p>
    <w:p w14:paraId="3026B65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Strategy → Canonical → Execution → Audit → Freeze.</w:t>
      </w:r>
    </w:p>
    <w:p w14:paraId="582E089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Each edge represents controlled truth-propagation; each node corresponds to an execution gate (A1–A10).</w:t>
      </w:r>
    </w:p>
    <w:p w14:paraId="790B57CC"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noProof/>
          <w:szCs w:val="24"/>
        </w:rPr>
        <w:drawing>
          <wp:inline distT="0" distB="0" distL="0" distR="0" wp14:anchorId="70BED6DB" wp14:editId="64457A41">
            <wp:extent cx="5022925" cy="2982362"/>
            <wp:effectExtent l="0" t="0" r="0" b="0"/>
            <wp:docPr id="1" name="image1.png" descr="A diagram of a task&#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diagram of a task&#10;&#10;AI-generated content may be incorrect."/>
                    <pic:cNvPicPr preferRelativeResize="0"/>
                  </pic:nvPicPr>
                  <pic:blipFill>
                    <a:blip r:embed="rId15"/>
                    <a:srcRect/>
                    <a:stretch>
                      <a:fillRect/>
                    </a:stretch>
                  </pic:blipFill>
                  <pic:spPr>
                    <a:xfrm>
                      <a:off x="0" y="0"/>
                      <a:ext cx="5022925" cy="2982362"/>
                    </a:xfrm>
                    <a:prstGeom prst="rect">
                      <a:avLst/>
                    </a:prstGeom>
                    <a:ln/>
                  </pic:spPr>
                </pic:pic>
              </a:graphicData>
            </a:graphic>
          </wp:inline>
        </w:drawing>
      </w:r>
    </w:p>
    <w:p w14:paraId="3881909B" w14:textId="2ABAACBE"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Figure 2 — Control-Stack Interactions</w:t>
      </w:r>
    </w:p>
    <w:p w14:paraId="5D954A3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System diagram illustrating dependencies among A-controls.</w:t>
      </w:r>
    </w:p>
    <w:p w14:paraId="434D443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A1/A2 feed A4; A6 and A9 form feedback loops; A10 overlays human-stability layer.</w:t>
      </w:r>
    </w:p>
    <w:p w14:paraId="063F1E8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noProof/>
          <w:szCs w:val="24"/>
        </w:rPr>
        <w:drawing>
          <wp:inline distT="0" distB="0" distL="0" distR="0" wp14:anchorId="587002A1" wp14:editId="5C21AD5C">
            <wp:extent cx="4954441" cy="2941700"/>
            <wp:effectExtent l="0" t="0" r="0" b="0"/>
            <wp:docPr id="2" name="image2.png" descr="A diagram of a busines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diagram of a business&#10;&#10;AI-generated content may be incorrect."/>
                    <pic:cNvPicPr preferRelativeResize="0"/>
                  </pic:nvPicPr>
                  <pic:blipFill>
                    <a:blip r:embed="rId16"/>
                    <a:srcRect/>
                    <a:stretch>
                      <a:fillRect/>
                    </a:stretch>
                  </pic:blipFill>
                  <pic:spPr>
                    <a:xfrm>
                      <a:off x="0" y="0"/>
                      <a:ext cx="4954441" cy="2941700"/>
                    </a:xfrm>
                    <a:prstGeom prst="rect">
                      <a:avLst/>
                    </a:prstGeom>
                    <a:ln/>
                  </pic:spPr>
                </pic:pic>
              </a:graphicData>
            </a:graphic>
          </wp:inline>
        </w:drawing>
      </w:r>
    </w:p>
    <w:p w14:paraId="3E837A30"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7FFF09F" w14:textId="77777777" w:rsidR="00BD40F3" w:rsidRPr="00BC7EF4" w:rsidRDefault="00BD40F3" w:rsidP="00385F52">
      <w:pPr>
        <w:spacing w:after="120" w:line="276" w:lineRule="auto"/>
        <w:ind w:firstLine="720"/>
        <w:contextualSpacing/>
        <w:jc w:val="both"/>
        <w:rPr>
          <w:rFonts w:eastAsia="Times New Roman" w:cs="Times New Roman"/>
          <w:szCs w:val="24"/>
        </w:rPr>
      </w:pPr>
    </w:p>
    <w:sectPr w:rsidR="00BD40F3" w:rsidRPr="00BC7EF4" w:rsidSect="005E7DED">
      <w:pgSz w:w="11906" w:h="16838"/>
      <w:pgMar w:top="1440" w:right="1440" w:bottom="1440" w:left="1440" w:header="709"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C1615" w14:textId="77777777" w:rsidR="00B6649B" w:rsidRDefault="00B6649B">
      <w:pPr>
        <w:spacing w:after="0" w:line="240" w:lineRule="auto"/>
      </w:pPr>
      <w:r>
        <w:separator/>
      </w:r>
    </w:p>
  </w:endnote>
  <w:endnote w:type="continuationSeparator" w:id="0">
    <w:p w14:paraId="52D89DAB" w14:textId="77777777" w:rsidR="00B6649B" w:rsidRDefault="00B664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lay">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Quattrocento Sans">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57AA9"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1969093"/>
      <w:docPartObj>
        <w:docPartGallery w:val="Page Numbers (Bottom of Page)"/>
        <w:docPartUnique/>
      </w:docPartObj>
    </w:sdtPr>
    <w:sdtEndPr>
      <w:rPr>
        <w:noProof/>
      </w:rPr>
    </w:sdtEndPr>
    <w:sdtContent>
      <w:p w14:paraId="286661BA" w14:textId="56B8F3F1" w:rsidR="00666E60" w:rsidRDefault="00666E6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73200C" w14:textId="77777777" w:rsidR="00BD40F3" w:rsidRDefault="00BD40F3">
    <w:pPr>
      <w:pBdr>
        <w:top w:val="nil"/>
        <w:left w:val="nil"/>
        <w:bottom w:val="nil"/>
        <w:right w:val="nil"/>
        <w:between w:val="nil"/>
      </w:pBdr>
      <w:tabs>
        <w:tab w:val="center" w:pos="4513"/>
        <w:tab w:val="right" w:pos="9026"/>
      </w:tabs>
      <w:spacing w:after="0" w:line="240" w:lineRule="auto"/>
      <w:jc w:val="center"/>
      <w:rPr>
        <w:rFonts w:ascii="Aptos" w:hAnsi="Aptos"/>
        <w:color w:val="000000"/>
        <w:sz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E74CD" w14:textId="250465D1" w:rsidR="005E7DED" w:rsidRDefault="005E7DED">
    <w:pPr>
      <w:pStyle w:val="Footer"/>
      <w:jc w:val="center"/>
    </w:pPr>
  </w:p>
  <w:p w14:paraId="199E1879"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4AEFF" w14:textId="77777777" w:rsidR="00B6649B" w:rsidRDefault="00B6649B">
      <w:pPr>
        <w:spacing w:after="0" w:line="240" w:lineRule="auto"/>
      </w:pPr>
      <w:r>
        <w:separator/>
      </w:r>
    </w:p>
  </w:footnote>
  <w:footnote w:type="continuationSeparator" w:id="0">
    <w:p w14:paraId="137815F6" w14:textId="77777777" w:rsidR="00B6649B" w:rsidRDefault="00B664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CC4C5"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15118"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B926E"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41673"/>
    <w:multiLevelType w:val="multilevel"/>
    <w:tmpl w:val="B84834C0"/>
    <w:lvl w:ilvl="0">
      <w:start w:val="1"/>
      <w:numFmt w:val="decimal"/>
      <w:lvlText w:val="%1"/>
      <w:lvlJc w:val="left"/>
      <w:pPr>
        <w:ind w:left="720" w:hanging="360"/>
      </w:pPr>
    </w:lvl>
    <w:lvl w:ilvl="1">
      <w:start w:val="2"/>
      <w:numFmt w:val="decimal"/>
      <w:lvlText w:val="%1.%2"/>
      <w:lvlJc w:val="left"/>
      <w:pPr>
        <w:ind w:left="816" w:hanging="456"/>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 w15:restartNumberingAfterBreak="0">
    <w:nsid w:val="21171FC1"/>
    <w:multiLevelType w:val="multilevel"/>
    <w:tmpl w:val="AF2CBCB8"/>
    <w:lvl w:ilvl="0">
      <w:start w:val="1"/>
      <w:numFmt w:val="decimal"/>
      <w:lvlText w:val="%1."/>
      <w:lvlJc w:val="left"/>
      <w:pPr>
        <w:ind w:left="720" w:hanging="500"/>
      </w:pPr>
      <w:rPr>
        <w:rFonts w:ascii="Times New Roman" w:eastAsia="Times New Roman" w:hAnsi="Times New Roman" w:cs="Times New Roman"/>
        <w:b w:val="0"/>
        <w:i w:val="0"/>
        <w:smallCaps w:val="0"/>
        <w:strike w:val="0"/>
        <w:color w:val="000000"/>
        <w:u w:val="none"/>
        <w:shd w:val="clear" w:color="auto" w:fill="auto"/>
        <w:vertAlign w:val="baseline"/>
      </w:rPr>
    </w:lvl>
    <w:lvl w:ilvl="1">
      <w:start w:val="1"/>
      <w:numFmt w:val="decimal"/>
      <w:lvlText w:val="%2."/>
      <w:lvlJc w:val="left"/>
      <w:pPr>
        <w:ind w:left="940" w:hanging="500"/>
      </w:pPr>
      <w:rPr>
        <w:rFonts w:ascii="Times New Roman" w:eastAsia="Times New Roman" w:hAnsi="Times New Roman" w:cs="Times New Roman"/>
        <w:b w:val="0"/>
        <w:i w:val="0"/>
        <w:smallCaps w:val="0"/>
        <w:strike w:val="0"/>
        <w:color w:val="000000"/>
        <w:u w:val="none"/>
        <w:shd w:val="clear" w:color="auto" w:fill="auto"/>
        <w:vertAlign w:val="baseline"/>
      </w:rPr>
    </w:lvl>
    <w:lvl w:ilvl="2">
      <w:start w:val="1"/>
      <w:numFmt w:val="decimal"/>
      <w:lvlText w:val="%3."/>
      <w:lvlJc w:val="left"/>
      <w:pPr>
        <w:ind w:left="1160" w:hanging="500"/>
      </w:pPr>
      <w:rPr>
        <w:rFonts w:ascii="Times New Roman" w:eastAsia="Times New Roman" w:hAnsi="Times New Roman" w:cs="Times New Roman"/>
        <w:b w:val="0"/>
        <w:i w:val="0"/>
        <w:smallCaps w:val="0"/>
        <w:strike w:val="0"/>
        <w:color w:val="000000"/>
        <w:u w:val="none"/>
        <w:shd w:val="clear" w:color="auto" w:fill="auto"/>
        <w:vertAlign w:val="baseline"/>
      </w:rPr>
    </w:lvl>
    <w:lvl w:ilvl="3">
      <w:start w:val="1"/>
      <w:numFmt w:val="decimal"/>
      <w:lvlText w:val="%4."/>
      <w:lvlJc w:val="left"/>
      <w:pPr>
        <w:ind w:left="1380" w:hanging="500"/>
      </w:pPr>
      <w:rPr>
        <w:rFonts w:ascii="Times New Roman" w:eastAsia="Times New Roman" w:hAnsi="Times New Roman" w:cs="Times New Roman"/>
        <w:b w:val="0"/>
        <w:i w:val="0"/>
        <w:smallCaps w:val="0"/>
        <w:strike w:val="0"/>
        <w:color w:val="000000"/>
        <w:u w:val="none"/>
        <w:shd w:val="clear" w:color="auto" w:fill="auto"/>
        <w:vertAlign w:val="baseline"/>
      </w:rPr>
    </w:lvl>
    <w:lvl w:ilvl="4">
      <w:start w:val="1"/>
      <w:numFmt w:val="decimal"/>
      <w:lvlText w:val="%5."/>
      <w:lvlJc w:val="left"/>
      <w:pPr>
        <w:ind w:left="1600" w:hanging="500"/>
      </w:pPr>
      <w:rPr>
        <w:rFonts w:ascii="Times New Roman" w:eastAsia="Times New Roman" w:hAnsi="Times New Roman" w:cs="Times New Roman"/>
        <w:b w:val="0"/>
        <w:i w:val="0"/>
        <w:smallCaps w:val="0"/>
        <w:strike w:val="0"/>
        <w:color w:val="000000"/>
        <w:u w:val="none"/>
        <w:shd w:val="clear" w:color="auto" w:fill="auto"/>
        <w:vertAlign w:val="baseline"/>
      </w:rPr>
    </w:lvl>
    <w:lvl w:ilvl="5">
      <w:start w:val="1"/>
      <w:numFmt w:val="decimal"/>
      <w:lvlText w:val="%6."/>
      <w:lvlJc w:val="left"/>
      <w:pPr>
        <w:ind w:left="1820" w:hanging="500"/>
      </w:pPr>
      <w:rPr>
        <w:rFonts w:ascii="Times New Roman" w:eastAsia="Times New Roman" w:hAnsi="Times New Roman" w:cs="Times New Roman"/>
        <w:b w:val="0"/>
        <w:i w:val="0"/>
        <w:smallCaps w:val="0"/>
        <w:strike w:val="0"/>
        <w:color w:val="000000"/>
        <w:u w:val="none"/>
        <w:shd w:val="clear" w:color="auto" w:fill="auto"/>
        <w:vertAlign w:val="baseline"/>
      </w:rPr>
    </w:lvl>
    <w:lvl w:ilvl="6">
      <w:start w:val="1"/>
      <w:numFmt w:val="decimal"/>
      <w:lvlText w:val="%7."/>
      <w:lvlJc w:val="left"/>
      <w:pPr>
        <w:ind w:left="2040" w:hanging="500"/>
      </w:pPr>
      <w:rPr>
        <w:rFonts w:ascii="Times New Roman" w:eastAsia="Times New Roman" w:hAnsi="Times New Roman" w:cs="Times New Roman"/>
        <w:b w:val="0"/>
        <w:i w:val="0"/>
        <w:smallCaps w:val="0"/>
        <w:strike w:val="0"/>
        <w:color w:val="000000"/>
        <w:u w:val="none"/>
        <w:shd w:val="clear" w:color="auto" w:fill="auto"/>
        <w:vertAlign w:val="baseline"/>
      </w:rPr>
    </w:lvl>
    <w:lvl w:ilvl="7">
      <w:start w:val="1"/>
      <w:numFmt w:val="decimal"/>
      <w:lvlText w:val="%8."/>
      <w:lvlJc w:val="left"/>
      <w:pPr>
        <w:ind w:left="2260" w:hanging="500"/>
      </w:pPr>
      <w:rPr>
        <w:rFonts w:ascii="Times New Roman" w:eastAsia="Times New Roman" w:hAnsi="Times New Roman" w:cs="Times New Roman"/>
        <w:b w:val="0"/>
        <w:i w:val="0"/>
        <w:smallCaps w:val="0"/>
        <w:strike w:val="0"/>
        <w:color w:val="000000"/>
        <w:u w:val="none"/>
        <w:shd w:val="clear" w:color="auto" w:fill="auto"/>
        <w:vertAlign w:val="baseline"/>
      </w:rPr>
    </w:lvl>
    <w:lvl w:ilvl="8">
      <w:start w:val="1"/>
      <w:numFmt w:val="decimal"/>
      <w:lvlText w:val="%9."/>
      <w:lvlJc w:val="left"/>
      <w:pPr>
        <w:ind w:left="2480" w:hanging="500"/>
      </w:pPr>
      <w:rPr>
        <w:rFonts w:ascii="Times New Roman" w:eastAsia="Times New Roman" w:hAnsi="Times New Roman" w:cs="Times New Roman"/>
        <w:b w:val="0"/>
        <w:i w:val="0"/>
        <w:smallCaps w:val="0"/>
        <w:strike w:val="0"/>
        <w:color w:val="000000"/>
        <w:u w:val="none"/>
        <w:shd w:val="clear" w:color="auto" w:fill="auto"/>
        <w:vertAlign w:val="baseline"/>
      </w:rPr>
    </w:lvl>
  </w:abstractNum>
  <w:abstractNum w:abstractNumId="2" w15:restartNumberingAfterBreak="0">
    <w:nsid w:val="231221ED"/>
    <w:multiLevelType w:val="multilevel"/>
    <w:tmpl w:val="718EDF10"/>
    <w:lvl w:ilvl="0">
      <w:start w:val="1"/>
      <w:numFmt w:val="decimal"/>
      <w:lvlText w:val="%1."/>
      <w:lvlJc w:val="left"/>
      <w:pPr>
        <w:ind w:left="720" w:hanging="500"/>
      </w:pPr>
      <w:rPr>
        <w:rFonts w:ascii="Times New Roman" w:eastAsia="Times New Roman" w:hAnsi="Times New Roman" w:cs="Times New Roman"/>
        <w:b w:val="0"/>
        <w:i w:val="0"/>
        <w:smallCaps w:val="0"/>
        <w:strike w:val="0"/>
        <w:u w:val="none"/>
        <w:shd w:val="clear" w:color="auto" w:fill="auto"/>
        <w:vertAlign w:val="baseline"/>
      </w:rPr>
    </w:lvl>
    <w:lvl w:ilvl="1">
      <w:start w:val="1"/>
      <w:numFmt w:val="decimal"/>
      <w:lvlText w:val="%2."/>
      <w:lvlJc w:val="left"/>
      <w:pPr>
        <w:ind w:left="940" w:hanging="500"/>
      </w:pPr>
      <w:rPr>
        <w:rFonts w:ascii="Times New Roman" w:eastAsia="Times New Roman" w:hAnsi="Times New Roman" w:cs="Times New Roman"/>
        <w:b w:val="0"/>
        <w:i w:val="0"/>
        <w:smallCaps w:val="0"/>
        <w:strike w:val="0"/>
        <w:u w:val="none"/>
        <w:shd w:val="clear" w:color="auto" w:fill="auto"/>
        <w:vertAlign w:val="baseline"/>
      </w:rPr>
    </w:lvl>
    <w:lvl w:ilvl="2">
      <w:start w:val="1"/>
      <w:numFmt w:val="decimal"/>
      <w:lvlText w:val="%3."/>
      <w:lvlJc w:val="left"/>
      <w:pPr>
        <w:ind w:left="1160" w:hanging="500"/>
      </w:pPr>
      <w:rPr>
        <w:rFonts w:ascii="Times New Roman" w:eastAsia="Times New Roman" w:hAnsi="Times New Roman" w:cs="Times New Roman"/>
        <w:b w:val="0"/>
        <w:i w:val="0"/>
        <w:smallCaps w:val="0"/>
        <w:strike w:val="0"/>
        <w:u w:val="none"/>
        <w:shd w:val="clear" w:color="auto" w:fill="auto"/>
        <w:vertAlign w:val="baseline"/>
      </w:rPr>
    </w:lvl>
    <w:lvl w:ilvl="3">
      <w:start w:val="1"/>
      <w:numFmt w:val="decimal"/>
      <w:lvlText w:val="%4."/>
      <w:lvlJc w:val="left"/>
      <w:pPr>
        <w:ind w:left="1380" w:hanging="500"/>
      </w:pPr>
      <w:rPr>
        <w:rFonts w:ascii="Times New Roman" w:eastAsia="Times New Roman" w:hAnsi="Times New Roman" w:cs="Times New Roman"/>
        <w:b w:val="0"/>
        <w:i w:val="0"/>
        <w:smallCaps w:val="0"/>
        <w:strike w:val="0"/>
        <w:u w:val="none"/>
        <w:shd w:val="clear" w:color="auto" w:fill="auto"/>
        <w:vertAlign w:val="baseline"/>
      </w:rPr>
    </w:lvl>
    <w:lvl w:ilvl="4">
      <w:start w:val="1"/>
      <w:numFmt w:val="decimal"/>
      <w:lvlText w:val="%5."/>
      <w:lvlJc w:val="left"/>
      <w:pPr>
        <w:ind w:left="1600" w:hanging="500"/>
      </w:pPr>
      <w:rPr>
        <w:rFonts w:ascii="Times New Roman" w:eastAsia="Times New Roman" w:hAnsi="Times New Roman" w:cs="Times New Roman"/>
        <w:b w:val="0"/>
        <w:i w:val="0"/>
        <w:smallCaps w:val="0"/>
        <w:strike w:val="0"/>
        <w:u w:val="none"/>
        <w:shd w:val="clear" w:color="auto" w:fill="auto"/>
        <w:vertAlign w:val="baseline"/>
      </w:rPr>
    </w:lvl>
    <w:lvl w:ilvl="5">
      <w:start w:val="1"/>
      <w:numFmt w:val="decimal"/>
      <w:lvlText w:val="%6."/>
      <w:lvlJc w:val="left"/>
      <w:pPr>
        <w:ind w:left="1820" w:hanging="500"/>
      </w:pPr>
      <w:rPr>
        <w:rFonts w:ascii="Times New Roman" w:eastAsia="Times New Roman" w:hAnsi="Times New Roman" w:cs="Times New Roman"/>
        <w:b w:val="0"/>
        <w:i w:val="0"/>
        <w:smallCaps w:val="0"/>
        <w:strike w:val="0"/>
        <w:u w:val="none"/>
        <w:shd w:val="clear" w:color="auto" w:fill="auto"/>
        <w:vertAlign w:val="baseline"/>
      </w:rPr>
    </w:lvl>
    <w:lvl w:ilvl="6">
      <w:start w:val="1"/>
      <w:numFmt w:val="decimal"/>
      <w:lvlText w:val="%7."/>
      <w:lvlJc w:val="left"/>
      <w:pPr>
        <w:ind w:left="2040" w:hanging="500"/>
      </w:pPr>
      <w:rPr>
        <w:rFonts w:ascii="Times New Roman" w:eastAsia="Times New Roman" w:hAnsi="Times New Roman" w:cs="Times New Roman"/>
        <w:b w:val="0"/>
        <w:i w:val="0"/>
        <w:smallCaps w:val="0"/>
        <w:strike w:val="0"/>
        <w:u w:val="none"/>
        <w:shd w:val="clear" w:color="auto" w:fill="auto"/>
        <w:vertAlign w:val="baseline"/>
      </w:rPr>
    </w:lvl>
    <w:lvl w:ilvl="7">
      <w:start w:val="1"/>
      <w:numFmt w:val="decimal"/>
      <w:lvlText w:val="%8."/>
      <w:lvlJc w:val="left"/>
      <w:pPr>
        <w:ind w:left="2260" w:hanging="500"/>
      </w:pPr>
      <w:rPr>
        <w:rFonts w:ascii="Times New Roman" w:eastAsia="Times New Roman" w:hAnsi="Times New Roman" w:cs="Times New Roman"/>
        <w:b w:val="0"/>
        <w:i w:val="0"/>
        <w:smallCaps w:val="0"/>
        <w:strike w:val="0"/>
        <w:u w:val="none"/>
        <w:shd w:val="clear" w:color="auto" w:fill="auto"/>
        <w:vertAlign w:val="baseline"/>
      </w:rPr>
    </w:lvl>
    <w:lvl w:ilvl="8">
      <w:start w:val="1"/>
      <w:numFmt w:val="decimal"/>
      <w:lvlText w:val="%9."/>
      <w:lvlJc w:val="left"/>
      <w:pPr>
        <w:ind w:left="2480" w:hanging="500"/>
      </w:pPr>
      <w:rPr>
        <w:rFonts w:ascii="Times New Roman" w:eastAsia="Times New Roman" w:hAnsi="Times New Roman" w:cs="Times New Roman"/>
        <w:b w:val="0"/>
        <w:i w:val="0"/>
        <w:smallCaps w:val="0"/>
        <w:strike w:val="0"/>
        <w:u w:val="none"/>
        <w:shd w:val="clear" w:color="auto" w:fill="auto"/>
        <w:vertAlign w:val="baseline"/>
      </w:rPr>
    </w:lvl>
  </w:abstractNum>
  <w:abstractNum w:abstractNumId="3" w15:restartNumberingAfterBreak="0">
    <w:nsid w:val="33B14460"/>
    <w:multiLevelType w:val="multilevel"/>
    <w:tmpl w:val="B5C27B1A"/>
    <w:lvl w:ilvl="0">
      <w:start w:val="1"/>
      <w:numFmt w:val="decimal"/>
      <w:lvlText w:val="•"/>
      <w:lvlJc w:val="left"/>
      <w:pPr>
        <w:ind w:left="720" w:hanging="500"/>
      </w:pPr>
      <w:rPr>
        <w:rFonts w:ascii="Times New Roman" w:eastAsia="Times New Roman" w:hAnsi="Times New Roman" w:cs="Times New Roman"/>
        <w:b w:val="0"/>
        <w:i w:val="0"/>
        <w:smallCaps w:val="0"/>
        <w:strike w:val="0"/>
        <w:u w:val="none"/>
        <w:shd w:val="clear" w:color="auto" w:fill="auto"/>
        <w:vertAlign w:val="baseline"/>
      </w:rPr>
    </w:lvl>
    <w:lvl w:ilvl="1">
      <w:start w:val="1"/>
      <w:numFmt w:val="decimal"/>
      <w:lvlText w:val="•"/>
      <w:lvlJc w:val="left"/>
      <w:pPr>
        <w:ind w:left="940" w:hanging="500"/>
      </w:pPr>
      <w:rPr>
        <w:rFonts w:ascii="Times New Roman" w:eastAsia="Times New Roman" w:hAnsi="Times New Roman" w:cs="Times New Roman"/>
        <w:b w:val="0"/>
        <w:i w:val="0"/>
        <w:smallCaps w:val="0"/>
        <w:strike w:val="0"/>
        <w:u w:val="none"/>
        <w:shd w:val="clear" w:color="auto" w:fill="auto"/>
        <w:vertAlign w:val="baseline"/>
      </w:rPr>
    </w:lvl>
    <w:lvl w:ilvl="2">
      <w:start w:val="1"/>
      <w:numFmt w:val="decimal"/>
      <w:lvlText w:val="•"/>
      <w:lvlJc w:val="left"/>
      <w:pPr>
        <w:ind w:left="1160" w:hanging="500"/>
      </w:pPr>
      <w:rPr>
        <w:rFonts w:ascii="Times New Roman" w:eastAsia="Times New Roman" w:hAnsi="Times New Roman" w:cs="Times New Roman"/>
        <w:b w:val="0"/>
        <w:i w:val="0"/>
        <w:smallCaps w:val="0"/>
        <w:strike w:val="0"/>
        <w:u w:val="none"/>
        <w:shd w:val="clear" w:color="auto" w:fill="auto"/>
        <w:vertAlign w:val="baseline"/>
      </w:rPr>
    </w:lvl>
    <w:lvl w:ilvl="3">
      <w:start w:val="1"/>
      <w:numFmt w:val="decimal"/>
      <w:lvlText w:val="•"/>
      <w:lvlJc w:val="left"/>
      <w:pPr>
        <w:ind w:left="1380" w:hanging="500"/>
      </w:pPr>
      <w:rPr>
        <w:rFonts w:ascii="Times New Roman" w:eastAsia="Times New Roman" w:hAnsi="Times New Roman" w:cs="Times New Roman"/>
        <w:b w:val="0"/>
        <w:i w:val="0"/>
        <w:smallCaps w:val="0"/>
        <w:strike w:val="0"/>
        <w:u w:val="none"/>
        <w:shd w:val="clear" w:color="auto" w:fill="auto"/>
        <w:vertAlign w:val="baseline"/>
      </w:rPr>
    </w:lvl>
    <w:lvl w:ilvl="4">
      <w:start w:val="1"/>
      <w:numFmt w:val="decimal"/>
      <w:lvlText w:val="•"/>
      <w:lvlJc w:val="left"/>
      <w:pPr>
        <w:ind w:left="1600" w:hanging="500"/>
      </w:pPr>
      <w:rPr>
        <w:rFonts w:ascii="Times New Roman" w:eastAsia="Times New Roman" w:hAnsi="Times New Roman" w:cs="Times New Roman"/>
        <w:b w:val="0"/>
        <w:i w:val="0"/>
        <w:smallCaps w:val="0"/>
        <w:strike w:val="0"/>
        <w:u w:val="none"/>
        <w:shd w:val="clear" w:color="auto" w:fill="auto"/>
        <w:vertAlign w:val="baseline"/>
      </w:rPr>
    </w:lvl>
    <w:lvl w:ilvl="5">
      <w:start w:val="1"/>
      <w:numFmt w:val="decimal"/>
      <w:lvlText w:val="•"/>
      <w:lvlJc w:val="left"/>
      <w:pPr>
        <w:ind w:left="1820" w:hanging="500"/>
      </w:pPr>
      <w:rPr>
        <w:rFonts w:ascii="Times New Roman" w:eastAsia="Times New Roman" w:hAnsi="Times New Roman" w:cs="Times New Roman"/>
        <w:b w:val="0"/>
        <w:i w:val="0"/>
        <w:smallCaps w:val="0"/>
        <w:strike w:val="0"/>
        <w:u w:val="none"/>
        <w:shd w:val="clear" w:color="auto" w:fill="auto"/>
        <w:vertAlign w:val="baseline"/>
      </w:rPr>
    </w:lvl>
    <w:lvl w:ilvl="6">
      <w:start w:val="1"/>
      <w:numFmt w:val="decimal"/>
      <w:lvlText w:val="•"/>
      <w:lvlJc w:val="left"/>
      <w:pPr>
        <w:ind w:left="2040" w:hanging="500"/>
      </w:pPr>
      <w:rPr>
        <w:rFonts w:ascii="Times New Roman" w:eastAsia="Times New Roman" w:hAnsi="Times New Roman" w:cs="Times New Roman"/>
        <w:b w:val="0"/>
        <w:i w:val="0"/>
        <w:smallCaps w:val="0"/>
        <w:strike w:val="0"/>
        <w:u w:val="none"/>
        <w:shd w:val="clear" w:color="auto" w:fill="auto"/>
        <w:vertAlign w:val="baseline"/>
      </w:rPr>
    </w:lvl>
    <w:lvl w:ilvl="7">
      <w:start w:val="1"/>
      <w:numFmt w:val="decimal"/>
      <w:lvlText w:val="•"/>
      <w:lvlJc w:val="left"/>
      <w:pPr>
        <w:ind w:left="2260" w:hanging="500"/>
      </w:pPr>
      <w:rPr>
        <w:rFonts w:ascii="Times New Roman" w:eastAsia="Times New Roman" w:hAnsi="Times New Roman" w:cs="Times New Roman"/>
        <w:b w:val="0"/>
        <w:i w:val="0"/>
        <w:smallCaps w:val="0"/>
        <w:strike w:val="0"/>
        <w:u w:val="none"/>
        <w:shd w:val="clear" w:color="auto" w:fill="auto"/>
        <w:vertAlign w:val="baseline"/>
      </w:rPr>
    </w:lvl>
    <w:lvl w:ilvl="8">
      <w:start w:val="1"/>
      <w:numFmt w:val="decimal"/>
      <w:lvlText w:val="•"/>
      <w:lvlJc w:val="left"/>
      <w:pPr>
        <w:ind w:left="2480" w:hanging="500"/>
      </w:pPr>
      <w:rPr>
        <w:rFonts w:ascii="Times New Roman" w:eastAsia="Times New Roman" w:hAnsi="Times New Roman" w:cs="Times New Roman"/>
        <w:b w:val="0"/>
        <w:i w:val="0"/>
        <w:smallCaps w:val="0"/>
        <w:strike w:val="0"/>
        <w:u w:val="none"/>
        <w:shd w:val="clear" w:color="auto" w:fill="auto"/>
        <w:vertAlign w:val="baseline"/>
      </w:rPr>
    </w:lvl>
  </w:abstractNum>
  <w:abstractNum w:abstractNumId="4" w15:restartNumberingAfterBreak="0">
    <w:nsid w:val="35375012"/>
    <w:multiLevelType w:val="multilevel"/>
    <w:tmpl w:val="03BE045E"/>
    <w:lvl w:ilvl="0">
      <w:start w:val="1"/>
      <w:numFmt w:val="bullet"/>
      <w:lvlText w:val="•"/>
      <w:lvlJc w:val="left"/>
      <w:pPr>
        <w:ind w:left="720" w:hanging="500"/>
      </w:pPr>
      <w:rPr>
        <w:rFonts w:ascii="Times New Roman" w:eastAsia="Times New Roman" w:hAnsi="Times New Roman" w:cs="Times New Roman"/>
        <w:b w:val="0"/>
        <w:i w:val="0"/>
        <w:smallCaps w:val="0"/>
        <w:strike w:val="0"/>
        <w:color w:val="000000"/>
        <w:u w:val="none"/>
        <w:shd w:val="clear" w:color="auto" w:fill="auto"/>
        <w:vertAlign w:val="baseline"/>
      </w:rPr>
    </w:lvl>
    <w:lvl w:ilvl="1">
      <w:start w:val="1"/>
      <w:numFmt w:val="bullet"/>
      <w:lvlText w:val="•"/>
      <w:lvlJc w:val="left"/>
      <w:pPr>
        <w:ind w:left="940" w:hanging="500"/>
      </w:pPr>
      <w:rPr>
        <w:rFonts w:ascii="Times New Roman" w:eastAsia="Times New Roman" w:hAnsi="Times New Roman" w:cs="Times New Roman"/>
        <w:b w:val="0"/>
        <w:i w:val="0"/>
        <w:smallCaps w:val="0"/>
        <w:strike w:val="0"/>
        <w:color w:val="000000"/>
        <w:u w:val="none"/>
        <w:shd w:val="clear" w:color="auto" w:fill="auto"/>
        <w:vertAlign w:val="baseline"/>
      </w:rPr>
    </w:lvl>
    <w:lvl w:ilvl="2">
      <w:start w:val="1"/>
      <w:numFmt w:val="bullet"/>
      <w:lvlText w:val="•"/>
      <w:lvlJc w:val="left"/>
      <w:pPr>
        <w:ind w:left="1160" w:hanging="500"/>
      </w:pPr>
      <w:rPr>
        <w:rFonts w:ascii="Times New Roman" w:eastAsia="Times New Roman" w:hAnsi="Times New Roman" w:cs="Times New Roman"/>
        <w:b w:val="0"/>
        <w:i w:val="0"/>
        <w:smallCaps w:val="0"/>
        <w:strike w:val="0"/>
        <w:color w:val="000000"/>
        <w:u w:val="none"/>
        <w:shd w:val="clear" w:color="auto" w:fill="auto"/>
        <w:vertAlign w:val="baseline"/>
      </w:rPr>
    </w:lvl>
    <w:lvl w:ilvl="3">
      <w:start w:val="1"/>
      <w:numFmt w:val="bullet"/>
      <w:lvlText w:val="•"/>
      <w:lvlJc w:val="left"/>
      <w:pPr>
        <w:ind w:left="1380" w:hanging="500"/>
      </w:pPr>
      <w:rPr>
        <w:rFonts w:ascii="Times New Roman" w:eastAsia="Times New Roman" w:hAnsi="Times New Roman" w:cs="Times New Roman"/>
        <w:b w:val="0"/>
        <w:i w:val="0"/>
        <w:smallCaps w:val="0"/>
        <w:strike w:val="0"/>
        <w:color w:val="000000"/>
        <w:u w:val="none"/>
        <w:shd w:val="clear" w:color="auto" w:fill="auto"/>
        <w:vertAlign w:val="baseline"/>
      </w:rPr>
    </w:lvl>
    <w:lvl w:ilvl="4">
      <w:start w:val="1"/>
      <w:numFmt w:val="bullet"/>
      <w:lvlText w:val="•"/>
      <w:lvlJc w:val="left"/>
      <w:pPr>
        <w:ind w:left="1600" w:hanging="500"/>
      </w:pPr>
      <w:rPr>
        <w:rFonts w:ascii="Times New Roman" w:eastAsia="Times New Roman" w:hAnsi="Times New Roman" w:cs="Times New Roman"/>
        <w:b w:val="0"/>
        <w:i w:val="0"/>
        <w:smallCaps w:val="0"/>
        <w:strike w:val="0"/>
        <w:color w:val="000000"/>
        <w:u w:val="none"/>
        <w:shd w:val="clear" w:color="auto" w:fill="auto"/>
        <w:vertAlign w:val="baseline"/>
      </w:rPr>
    </w:lvl>
    <w:lvl w:ilvl="5">
      <w:start w:val="1"/>
      <w:numFmt w:val="bullet"/>
      <w:lvlText w:val="•"/>
      <w:lvlJc w:val="left"/>
      <w:pPr>
        <w:ind w:left="1820" w:hanging="500"/>
      </w:pPr>
      <w:rPr>
        <w:rFonts w:ascii="Times New Roman" w:eastAsia="Times New Roman" w:hAnsi="Times New Roman" w:cs="Times New Roman"/>
        <w:b w:val="0"/>
        <w:i w:val="0"/>
        <w:smallCaps w:val="0"/>
        <w:strike w:val="0"/>
        <w:color w:val="000000"/>
        <w:u w:val="none"/>
        <w:shd w:val="clear" w:color="auto" w:fill="auto"/>
        <w:vertAlign w:val="baseline"/>
      </w:rPr>
    </w:lvl>
    <w:lvl w:ilvl="6">
      <w:start w:val="1"/>
      <w:numFmt w:val="bullet"/>
      <w:lvlText w:val="•"/>
      <w:lvlJc w:val="left"/>
      <w:pPr>
        <w:ind w:left="2040" w:hanging="500"/>
      </w:pPr>
      <w:rPr>
        <w:rFonts w:ascii="Times New Roman" w:eastAsia="Times New Roman" w:hAnsi="Times New Roman" w:cs="Times New Roman"/>
        <w:b w:val="0"/>
        <w:i w:val="0"/>
        <w:smallCaps w:val="0"/>
        <w:strike w:val="0"/>
        <w:color w:val="000000"/>
        <w:u w:val="none"/>
        <w:shd w:val="clear" w:color="auto" w:fill="auto"/>
        <w:vertAlign w:val="baseline"/>
      </w:rPr>
    </w:lvl>
    <w:lvl w:ilvl="7">
      <w:start w:val="1"/>
      <w:numFmt w:val="bullet"/>
      <w:lvlText w:val="•"/>
      <w:lvlJc w:val="left"/>
      <w:pPr>
        <w:ind w:left="2260" w:hanging="500"/>
      </w:pPr>
      <w:rPr>
        <w:rFonts w:ascii="Times New Roman" w:eastAsia="Times New Roman" w:hAnsi="Times New Roman" w:cs="Times New Roman"/>
        <w:b w:val="0"/>
        <w:i w:val="0"/>
        <w:smallCaps w:val="0"/>
        <w:strike w:val="0"/>
        <w:color w:val="000000"/>
        <w:u w:val="none"/>
        <w:shd w:val="clear" w:color="auto" w:fill="auto"/>
        <w:vertAlign w:val="baseline"/>
      </w:rPr>
    </w:lvl>
    <w:lvl w:ilvl="8">
      <w:start w:val="1"/>
      <w:numFmt w:val="bullet"/>
      <w:lvlText w:val="•"/>
      <w:lvlJc w:val="left"/>
      <w:pPr>
        <w:ind w:left="2480" w:hanging="500"/>
      </w:pPr>
      <w:rPr>
        <w:rFonts w:ascii="Times New Roman" w:eastAsia="Times New Roman" w:hAnsi="Times New Roman" w:cs="Times New Roman"/>
        <w:b w:val="0"/>
        <w:i w:val="0"/>
        <w:smallCaps w:val="0"/>
        <w:strike w:val="0"/>
        <w:color w:val="000000"/>
        <w:u w:val="none"/>
        <w:shd w:val="clear" w:color="auto" w:fill="auto"/>
        <w:vertAlign w:val="baseline"/>
      </w:rPr>
    </w:lvl>
  </w:abstractNum>
  <w:abstractNum w:abstractNumId="5" w15:restartNumberingAfterBreak="0">
    <w:nsid w:val="71E11B69"/>
    <w:multiLevelType w:val="multilevel"/>
    <w:tmpl w:val="976CA4BC"/>
    <w:lvl w:ilvl="0">
      <w:start w:val="1"/>
      <w:numFmt w:val="decimal"/>
      <w:lvlText w:val="%1."/>
      <w:lvlJc w:val="left"/>
      <w:pPr>
        <w:ind w:left="720" w:hanging="500"/>
      </w:pPr>
      <w:rPr>
        <w:rFonts w:ascii="Times New Roman" w:eastAsia="Times New Roman" w:hAnsi="Times New Roman" w:cs="Times New Roman"/>
        <w:b w:val="0"/>
        <w:i w:val="0"/>
        <w:smallCaps w:val="0"/>
        <w:strike w:val="0"/>
        <w:u w:val="none"/>
        <w:shd w:val="clear" w:color="auto" w:fill="auto"/>
        <w:vertAlign w:val="baseline"/>
      </w:rPr>
    </w:lvl>
    <w:lvl w:ilvl="1">
      <w:start w:val="1"/>
      <w:numFmt w:val="decimal"/>
      <w:lvlText w:val="%2."/>
      <w:lvlJc w:val="left"/>
      <w:pPr>
        <w:ind w:left="940" w:hanging="500"/>
      </w:pPr>
      <w:rPr>
        <w:rFonts w:ascii="Times New Roman" w:eastAsia="Times New Roman" w:hAnsi="Times New Roman" w:cs="Times New Roman"/>
        <w:b w:val="0"/>
        <w:i w:val="0"/>
        <w:smallCaps w:val="0"/>
        <w:strike w:val="0"/>
        <w:u w:val="none"/>
        <w:shd w:val="clear" w:color="auto" w:fill="auto"/>
        <w:vertAlign w:val="baseline"/>
      </w:rPr>
    </w:lvl>
    <w:lvl w:ilvl="2">
      <w:start w:val="1"/>
      <w:numFmt w:val="decimal"/>
      <w:lvlText w:val="%3."/>
      <w:lvlJc w:val="left"/>
      <w:pPr>
        <w:ind w:left="1160" w:hanging="500"/>
      </w:pPr>
      <w:rPr>
        <w:rFonts w:ascii="Times New Roman" w:eastAsia="Times New Roman" w:hAnsi="Times New Roman" w:cs="Times New Roman"/>
        <w:b w:val="0"/>
        <w:i w:val="0"/>
        <w:smallCaps w:val="0"/>
        <w:strike w:val="0"/>
        <w:u w:val="none"/>
        <w:shd w:val="clear" w:color="auto" w:fill="auto"/>
        <w:vertAlign w:val="baseline"/>
      </w:rPr>
    </w:lvl>
    <w:lvl w:ilvl="3">
      <w:start w:val="1"/>
      <w:numFmt w:val="decimal"/>
      <w:lvlText w:val="%4."/>
      <w:lvlJc w:val="left"/>
      <w:pPr>
        <w:ind w:left="1380" w:hanging="500"/>
      </w:pPr>
      <w:rPr>
        <w:rFonts w:ascii="Times New Roman" w:eastAsia="Times New Roman" w:hAnsi="Times New Roman" w:cs="Times New Roman"/>
        <w:b w:val="0"/>
        <w:i w:val="0"/>
        <w:smallCaps w:val="0"/>
        <w:strike w:val="0"/>
        <w:u w:val="none"/>
        <w:shd w:val="clear" w:color="auto" w:fill="auto"/>
        <w:vertAlign w:val="baseline"/>
      </w:rPr>
    </w:lvl>
    <w:lvl w:ilvl="4">
      <w:start w:val="1"/>
      <w:numFmt w:val="decimal"/>
      <w:lvlText w:val="%5."/>
      <w:lvlJc w:val="left"/>
      <w:pPr>
        <w:ind w:left="1600" w:hanging="500"/>
      </w:pPr>
      <w:rPr>
        <w:rFonts w:ascii="Times New Roman" w:eastAsia="Times New Roman" w:hAnsi="Times New Roman" w:cs="Times New Roman"/>
        <w:b w:val="0"/>
        <w:i w:val="0"/>
        <w:smallCaps w:val="0"/>
        <w:strike w:val="0"/>
        <w:u w:val="none"/>
        <w:shd w:val="clear" w:color="auto" w:fill="auto"/>
        <w:vertAlign w:val="baseline"/>
      </w:rPr>
    </w:lvl>
    <w:lvl w:ilvl="5">
      <w:start w:val="1"/>
      <w:numFmt w:val="decimal"/>
      <w:lvlText w:val="%6."/>
      <w:lvlJc w:val="left"/>
      <w:pPr>
        <w:ind w:left="1820" w:hanging="500"/>
      </w:pPr>
      <w:rPr>
        <w:rFonts w:ascii="Times New Roman" w:eastAsia="Times New Roman" w:hAnsi="Times New Roman" w:cs="Times New Roman"/>
        <w:b w:val="0"/>
        <w:i w:val="0"/>
        <w:smallCaps w:val="0"/>
        <w:strike w:val="0"/>
        <w:u w:val="none"/>
        <w:shd w:val="clear" w:color="auto" w:fill="auto"/>
        <w:vertAlign w:val="baseline"/>
      </w:rPr>
    </w:lvl>
    <w:lvl w:ilvl="6">
      <w:start w:val="1"/>
      <w:numFmt w:val="decimal"/>
      <w:lvlText w:val="%7."/>
      <w:lvlJc w:val="left"/>
      <w:pPr>
        <w:ind w:left="2040" w:hanging="500"/>
      </w:pPr>
      <w:rPr>
        <w:rFonts w:ascii="Times New Roman" w:eastAsia="Times New Roman" w:hAnsi="Times New Roman" w:cs="Times New Roman"/>
        <w:b w:val="0"/>
        <w:i w:val="0"/>
        <w:smallCaps w:val="0"/>
        <w:strike w:val="0"/>
        <w:u w:val="none"/>
        <w:shd w:val="clear" w:color="auto" w:fill="auto"/>
        <w:vertAlign w:val="baseline"/>
      </w:rPr>
    </w:lvl>
    <w:lvl w:ilvl="7">
      <w:start w:val="1"/>
      <w:numFmt w:val="decimal"/>
      <w:lvlText w:val="%8."/>
      <w:lvlJc w:val="left"/>
      <w:pPr>
        <w:ind w:left="2260" w:hanging="500"/>
      </w:pPr>
      <w:rPr>
        <w:rFonts w:ascii="Times New Roman" w:eastAsia="Times New Roman" w:hAnsi="Times New Roman" w:cs="Times New Roman"/>
        <w:b w:val="0"/>
        <w:i w:val="0"/>
        <w:smallCaps w:val="0"/>
        <w:strike w:val="0"/>
        <w:u w:val="none"/>
        <w:shd w:val="clear" w:color="auto" w:fill="auto"/>
        <w:vertAlign w:val="baseline"/>
      </w:rPr>
    </w:lvl>
    <w:lvl w:ilvl="8">
      <w:start w:val="1"/>
      <w:numFmt w:val="decimal"/>
      <w:lvlText w:val="%9."/>
      <w:lvlJc w:val="left"/>
      <w:pPr>
        <w:ind w:left="2480" w:hanging="500"/>
      </w:pPr>
      <w:rPr>
        <w:rFonts w:ascii="Times New Roman" w:eastAsia="Times New Roman" w:hAnsi="Times New Roman" w:cs="Times New Roman"/>
        <w:b w:val="0"/>
        <w:i w:val="0"/>
        <w:smallCaps w:val="0"/>
        <w:strike w:val="0"/>
        <w:u w:val="none"/>
        <w:shd w:val="clear" w:color="auto" w:fill="auto"/>
        <w:vertAlign w:val="baseline"/>
      </w:rPr>
    </w:lvl>
  </w:abstractNum>
  <w:abstractNum w:abstractNumId="6" w15:restartNumberingAfterBreak="0">
    <w:nsid w:val="7A154047"/>
    <w:multiLevelType w:val="multilevel"/>
    <w:tmpl w:val="955A292C"/>
    <w:lvl w:ilvl="0">
      <w:start w:val="1"/>
      <w:numFmt w:val="decimal"/>
      <w:lvlText w:val="•"/>
      <w:lvlJc w:val="left"/>
      <w:pPr>
        <w:ind w:left="600" w:hanging="380"/>
      </w:pPr>
      <w:rPr>
        <w:rFonts w:ascii="Times New Roman" w:eastAsia="Times New Roman" w:hAnsi="Times New Roman" w:cs="Times New Roman"/>
        <w:b w:val="0"/>
        <w:i w:val="0"/>
        <w:smallCaps w:val="0"/>
        <w:strike w:val="0"/>
        <w:color w:val="FEFFFF"/>
        <w:u w:val="none"/>
        <w:shd w:val="clear" w:color="auto" w:fill="auto"/>
        <w:vertAlign w:val="baseline"/>
      </w:rPr>
    </w:lvl>
    <w:lvl w:ilvl="1">
      <w:start w:val="1"/>
      <w:numFmt w:val="decimal"/>
      <w:lvlText w:val="•"/>
      <w:lvlJc w:val="left"/>
      <w:pPr>
        <w:ind w:left="820" w:hanging="380"/>
      </w:pPr>
      <w:rPr>
        <w:rFonts w:ascii="Times New Roman" w:eastAsia="Times New Roman" w:hAnsi="Times New Roman" w:cs="Times New Roman"/>
        <w:b w:val="0"/>
        <w:i w:val="0"/>
        <w:smallCaps w:val="0"/>
        <w:strike w:val="0"/>
        <w:color w:val="FEFFFF"/>
        <w:u w:val="none"/>
        <w:shd w:val="clear" w:color="auto" w:fill="auto"/>
        <w:vertAlign w:val="baseline"/>
      </w:rPr>
    </w:lvl>
    <w:lvl w:ilvl="2">
      <w:start w:val="1"/>
      <w:numFmt w:val="decimal"/>
      <w:lvlText w:val="•"/>
      <w:lvlJc w:val="left"/>
      <w:pPr>
        <w:ind w:left="1040" w:hanging="380"/>
      </w:pPr>
      <w:rPr>
        <w:rFonts w:ascii="Times New Roman" w:eastAsia="Times New Roman" w:hAnsi="Times New Roman" w:cs="Times New Roman"/>
        <w:b w:val="0"/>
        <w:i w:val="0"/>
        <w:smallCaps w:val="0"/>
        <w:strike w:val="0"/>
        <w:color w:val="FEFFFF"/>
        <w:u w:val="none"/>
        <w:shd w:val="clear" w:color="auto" w:fill="auto"/>
        <w:vertAlign w:val="baseline"/>
      </w:rPr>
    </w:lvl>
    <w:lvl w:ilvl="3">
      <w:start w:val="1"/>
      <w:numFmt w:val="decimal"/>
      <w:lvlText w:val="•"/>
      <w:lvlJc w:val="left"/>
      <w:pPr>
        <w:ind w:left="1260" w:hanging="380"/>
      </w:pPr>
      <w:rPr>
        <w:rFonts w:ascii="Times New Roman" w:eastAsia="Times New Roman" w:hAnsi="Times New Roman" w:cs="Times New Roman"/>
        <w:b w:val="0"/>
        <w:i w:val="0"/>
        <w:smallCaps w:val="0"/>
        <w:strike w:val="0"/>
        <w:color w:val="FEFFFF"/>
        <w:u w:val="none"/>
        <w:shd w:val="clear" w:color="auto" w:fill="auto"/>
        <w:vertAlign w:val="baseline"/>
      </w:rPr>
    </w:lvl>
    <w:lvl w:ilvl="4">
      <w:start w:val="1"/>
      <w:numFmt w:val="decimal"/>
      <w:lvlText w:val="•"/>
      <w:lvlJc w:val="left"/>
      <w:pPr>
        <w:ind w:left="1480" w:hanging="380"/>
      </w:pPr>
      <w:rPr>
        <w:rFonts w:ascii="Times New Roman" w:eastAsia="Times New Roman" w:hAnsi="Times New Roman" w:cs="Times New Roman"/>
        <w:b w:val="0"/>
        <w:i w:val="0"/>
        <w:smallCaps w:val="0"/>
        <w:strike w:val="0"/>
        <w:color w:val="FEFFFF"/>
        <w:u w:val="none"/>
        <w:shd w:val="clear" w:color="auto" w:fill="auto"/>
        <w:vertAlign w:val="baseline"/>
      </w:rPr>
    </w:lvl>
    <w:lvl w:ilvl="5">
      <w:start w:val="1"/>
      <w:numFmt w:val="decimal"/>
      <w:lvlText w:val="•"/>
      <w:lvlJc w:val="left"/>
      <w:pPr>
        <w:ind w:left="1700" w:hanging="380"/>
      </w:pPr>
      <w:rPr>
        <w:rFonts w:ascii="Times New Roman" w:eastAsia="Times New Roman" w:hAnsi="Times New Roman" w:cs="Times New Roman"/>
        <w:b w:val="0"/>
        <w:i w:val="0"/>
        <w:smallCaps w:val="0"/>
        <w:strike w:val="0"/>
        <w:color w:val="FEFFFF"/>
        <w:u w:val="none"/>
        <w:shd w:val="clear" w:color="auto" w:fill="auto"/>
        <w:vertAlign w:val="baseline"/>
      </w:rPr>
    </w:lvl>
    <w:lvl w:ilvl="6">
      <w:start w:val="1"/>
      <w:numFmt w:val="decimal"/>
      <w:lvlText w:val="•"/>
      <w:lvlJc w:val="left"/>
      <w:pPr>
        <w:ind w:left="1920" w:hanging="380"/>
      </w:pPr>
      <w:rPr>
        <w:rFonts w:ascii="Times New Roman" w:eastAsia="Times New Roman" w:hAnsi="Times New Roman" w:cs="Times New Roman"/>
        <w:b w:val="0"/>
        <w:i w:val="0"/>
        <w:smallCaps w:val="0"/>
        <w:strike w:val="0"/>
        <w:color w:val="FEFFFF"/>
        <w:u w:val="none"/>
        <w:shd w:val="clear" w:color="auto" w:fill="auto"/>
        <w:vertAlign w:val="baseline"/>
      </w:rPr>
    </w:lvl>
    <w:lvl w:ilvl="7">
      <w:start w:val="1"/>
      <w:numFmt w:val="decimal"/>
      <w:lvlText w:val="•"/>
      <w:lvlJc w:val="left"/>
      <w:pPr>
        <w:ind w:left="2140" w:hanging="380"/>
      </w:pPr>
      <w:rPr>
        <w:rFonts w:ascii="Times New Roman" w:eastAsia="Times New Roman" w:hAnsi="Times New Roman" w:cs="Times New Roman"/>
        <w:b w:val="0"/>
        <w:i w:val="0"/>
        <w:smallCaps w:val="0"/>
        <w:strike w:val="0"/>
        <w:color w:val="FEFFFF"/>
        <w:u w:val="none"/>
        <w:shd w:val="clear" w:color="auto" w:fill="auto"/>
        <w:vertAlign w:val="baseline"/>
      </w:rPr>
    </w:lvl>
    <w:lvl w:ilvl="8">
      <w:start w:val="1"/>
      <w:numFmt w:val="decimal"/>
      <w:lvlText w:val="•"/>
      <w:lvlJc w:val="left"/>
      <w:pPr>
        <w:ind w:left="2360" w:hanging="380"/>
      </w:pPr>
      <w:rPr>
        <w:rFonts w:ascii="Times New Roman" w:eastAsia="Times New Roman" w:hAnsi="Times New Roman" w:cs="Times New Roman"/>
        <w:b w:val="0"/>
        <w:i w:val="0"/>
        <w:smallCaps w:val="0"/>
        <w:strike w:val="0"/>
        <w:color w:val="FEFFFF"/>
        <w:u w:val="none"/>
        <w:shd w:val="clear" w:color="auto" w:fill="auto"/>
        <w:vertAlign w:val="baseline"/>
      </w:rPr>
    </w:lvl>
  </w:abstractNum>
  <w:num w:numId="1" w16cid:durableId="690225857">
    <w:abstractNumId w:val="6"/>
  </w:num>
  <w:num w:numId="2" w16cid:durableId="1854763895">
    <w:abstractNumId w:val="2"/>
  </w:num>
  <w:num w:numId="3" w16cid:durableId="1623003336">
    <w:abstractNumId w:val="4"/>
  </w:num>
  <w:num w:numId="4" w16cid:durableId="1171486103">
    <w:abstractNumId w:val="0"/>
  </w:num>
  <w:num w:numId="5" w16cid:durableId="580141415">
    <w:abstractNumId w:val="1"/>
  </w:num>
  <w:num w:numId="6" w16cid:durableId="1453670876">
    <w:abstractNumId w:val="3"/>
  </w:num>
  <w:num w:numId="7" w16cid:durableId="5253645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zoom w:percent="90"/>
  <w:proofState w:spelling="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0F3"/>
    <w:rsid w:val="000A7F50"/>
    <w:rsid w:val="000B69DE"/>
    <w:rsid w:val="00146D03"/>
    <w:rsid w:val="00152751"/>
    <w:rsid w:val="00163F88"/>
    <w:rsid w:val="00175F9B"/>
    <w:rsid w:val="001D700C"/>
    <w:rsid w:val="00201888"/>
    <w:rsid w:val="00216C53"/>
    <w:rsid w:val="0022538C"/>
    <w:rsid w:val="00234990"/>
    <w:rsid w:val="002605B3"/>
    <w:rsid w:val="0030703F"/>
    <w:rsid w:val="00385F52"/>
    <w:rsid w:val="00391B28"/>
    <w:rsid w:val="00391CFA"/>
    <w:rsid w:val="003A4FA2"/>
    <w:rsid w:val="003E5C2C"/>
    <w:rsid w:val="00435961"/>
    <w:rsid w:val="004F4140"/>
    <w:rsid w:val="004F60A1"/>
    <w:rsid w:val="005449CE"/>
    <w:rsid w:val="00557391"/>
    <w:rsid w:val="005E7DED"/>
    <w:rsid w:val="006230B7"/>
    <w:rsid w:val="00666E60"/>
    <w:rsid w:val="00681032"/>
    <w:rsid w:val="006E2964"/>
    <w:rsid w:val="007A6061"/>
    <w:rsid w:val="007B4BA1"/>
    <w:rsid w:val="00800D32"/>
    <w:rsid w:val="00846AF6"/>
    <w:rsid w:val="008A2884"/>
    <w:rsid w:val="008F5E58"/>
    <w:rsid w:val="009908BF"/>
    <w:rsid w:val="009E5A07"/>
    <w:rsid w:val="00A42D25"/>
    <w:rsid w:val="00AC08C9"/>
    <w:rsid w:val="00B15955"/>
    <w:rsid w:val="00B36A16"/>
    <w:rsid w:val="00B42CAA"/>
    <w:rsid w:val="00B62CE9"/>
    <w:rsid w:val="00B6649B"/>
    <w:rsid w:val="00BC7EF4"/>
    <w:rsid w:val="00BD40F3"/>
    <w:rsid w:val="00BE4261"/>
    <w:rsid w:val="00BE5FB7"/>
    <w:rsid w:val="00C206AA"/>
    <w:rsid w:val="00C2721A"/>
    <w:rsid w:val="00CE3A5D"/>
    <w:rsid w:val="00D01596"/>
    <w:rsid w:val="00D02FC7"/>
    <w:rsid w:val="00D138A4"/>
    <w:rsid w:val="00D571E1"/>
    <w:rsid w:val="00D83401"/>
    <w:rsid w:val="00DA7EFC"/>
    <w:rsid w:val="00DB1FCA"/>
    <w:rsid w:val="00E03331"/>
    <w:rsid w:val="00E0414D"/>
    <w:rsid w:val="00E052D2"/>
    <w:rsid w:val="00EA6CBB"/>
    <w:rsid w:val="00ED61AF"/>
    <w:rsid w:val="00F52DA7"/>
    <w:rsid w:val="00F67F77"/>
    <w:rsid w:val="00FF7A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128F455"/>
  <w15:docId w15:val="{80C92BE3-5F01-4C01-AB9F-A7497EAB9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GB" w:eastAsia="en-GB" w:bidi="ar-SA"/>
      </w:rPr>
    </w:rPrDefault>
    <w:pPrDefault>
      <w:pPr>
        <w:spacing w:after="160" w:line="480" w:lineRule="auto"/>
        <w:ind w:firstLine="28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4"/>
    </w:rPr>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paragraph" w:styleId="Footer">
    <w:name w:val="footer"/>
    <w:basedOn w:val="Normal"/>
    <w:link w:val="FooterChar"/>
    <w:uiPriority w:val="99"/>
    <w:unhideWhenUsed/>
    <w:rsid w:val="00D02FC7"/>
    <w:pPr>
      <w:tabs>
        <w:tab w:val="center" w:pos="4680"/>
        <w:tab w:val="right" w:pos="9360"/>
      </w:tabs>
      <w:spacing w:after="0" w:line="240" w:lineRule="auto"/>
      <w:ind w:firstLine="0"/>
    </w:pPr>
    <w:rPr>
      <w:rFonts w:asciiTheme="minorHAnsi" w:eastAsiaTheme="minorEastAsia" w:hAnsiTheme="minorHAnsi" w:cs="Times New Roman"/>
      <w:sz w:val="22"/>
      <w:lang w:val="en-US" w:eastAsia="en-US"/>
    </w:rPr>
  </w:style>
  <w:style w:type="character" w:customStyle="1" w:styleId="FooterChar">
    <w:name w:val="Footer Char"/>
    <w:basedOn w:val="DefaultParagraphFont"/>
    <w:link w:val="Footer"/>
    <w:uiPriority w:val="99"/>
    <w:rsid w:val="00D02FC7"/>
    <w:rPr>
      <w:rFonts w:asciiTheme="minorHAnsi" w:eastAsiaTheme="minorEastAsia" w:hAnsiTheme="minorHAnsi"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arxiv.org/abs/2502.031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BC552D-38B3-408F-BDBD-E478ADAB19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7489</Words>
  <Characters>42693</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Context-Engineered Human–AI Collaboration for Long-Horizon Tasks: A Case Study in Governance, Canonical Numerics, and Execution Control</vt:lpstr>
    </vt:vector>
  </TitlesOfParts>
  <Company/>
  <LinksUpToDate>false</LinksUpToDate>
  <CharactersWithSpaces>50082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Context-Engineered Human–AI Collaboration for Long-Horizon Tasks: A Case Study in Governance, Canonical Numerics, and Execution Control</dc:title>
  <dc:creator>Rishi Sood</dc:creator>
  <cp:keywords>context engineering; human–AI collaboration; authoritative files; drift control; auditability; long-horizon reliability</cp:keywords>
  <cp:lastModifiedBy>Aditi Sood</cp:lastModifiedBy>
  <cp:revision>2</cp:revision>
  <dcterms:created xsi:type="dcterms:W3CDTF">2025-11-02T11:30:00Z</dcterms:created>
  <dcterms:modified xsi:type="dcterms:W3CDTF">2025-11-02T11:30:00Z</dcterms:modified>
</cp:coreProperties>
</file>